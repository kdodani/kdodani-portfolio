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850954D" w:rsidP="1FA96AD9" w:rsidRDefault="3A56F768" w14:paraId="39FDF0CE" w14:textId="5F508A64">
      <w:pPr>
        <w:rPr>
          <w:rStyle w:val="TitleChar"/>
          <w:sz w:val="40"/>
        </w:rPr>
      </w:pPr>
      <w:r w:rsidRPr="1FA96AD9">
        <w:rPr>
          <w:rStyle w:val="TitleChar"/>
          <w:sz w:val="40"/>
        </w:rPr>
        <w:t>Web content (Provider News &amp; Events post)</w:t>
      </w:r>
      <w:r w:rsidRPr="1FA96AD9" w:rsidR="6850954D">
        <w:rPr>
          <w:rStyle w:val="TitleChar"/>
          <w:sz w:val="40"/>
        </w:rPr>
        <w:t xml:space="preserve">: </w:t>
      </w:r>
      <w:r w:rsidRPr="1FA96AD9" w:rsidR="29DEF947">
        <w:rPr>
          <w:rStyle w:val="TitleChar"/>
          <w:sz w:val="40"/>
        </w:rPr>
        <w:t xml:space="preserve">Provider </w:t>
      </w:r>
      <w:proofErr w:type="spellStart"/>
      <w:r w:rsidRPr="1FA96AD9" w:rsidR="29DEF947">
        <w:rPr>
          <w:rStyle w:val="TitleChar"/>
          <w:sz w:val="40"/>
        </w:rPr>
        <w:t>BCeID</w:t>
      </w:r>
      <w:proofErr w:type="spellEnd"/>
      <w:r w:rsidRPr="1FA96AD9" w:rsidR="29DEF947">
        <w:rPr>
          <w:rStyle w:val="TitleChar"/>
          <w:sz w:val="40"/>
        </w:rPr>
        <w:t xml:space="preserve"> </w:t>
      </w:r>
      <w:r w:rsidRPr="1FA96AD9" w:rsidR="111A5E39">
        <w:rPr>
          <w:rStyle w:val="TitleChar"/>
          <w:sz w:val="40"/>
        </w:rPr>
        <w:t>A</w:t>
      </w:r>
      <w:r w:rsidRPr="1FA96AD9" w:rsidR="29DEF947">
        <w:rPr>
          <w:rStyle w:val="TitleChar"/>
          <w:sz w:val="40"/>
        </w:rPr>
        <w:t xml:space="preserve">uthentication </w:t>
      </w:r>
      <w:r w:rsidRPr="1FA96AD9" w:rsidR="256F2FDB">
        <w:rPr>
          <w:rStyle w:val="TitleChar"/>
          <w:sz w:val="40"/>
        </w:rPr>
        <w:t xml:space="preserve">Migration to </w:t>
      </w:r>
      <w:r w:rsidRPr="1FA96AD9" w:rsidR="009D26DE">
        <w:rPr>
          <w:rStyle w:val="TitleChar"/>
          <w:sz w:val="40"/>
        </w:rPr>
        <w:t>WorkSafeBC</w:t>
      </w:r>
      <w:r w:rsidRPr="1FA96AD9" w:rsidR="00B15218">
        <w:rPr>
          <w:rStyle w:val="TitleChar"/>
          <w:sz w:val="40"/>
        </w:rPr>
        <w:t xml:space="preserve"> Account</w:t>
      </w:r>
    </w:p>
    <w:p w:rsidR="005C7213" w:rsidRDefault="005C7213" w14:paraId="42FCD986" w14:textId="77777777"/>
    <w:tbl>
      <w:tblPr>
        <w:tblStyle w:val="TableGrid"/>
        <w:tblW w:w="111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38"/>
        <w:gridCol w:w="8640"/>
      </w:tblGrid>
      <w:tr w:rsidRPr="00216D80" w:rsidR="008C69CE" w:rsidTr="37B637CF" w14:paraId="14252403" w14:textId="77777777">
        <w:trPr>
          <w:trHeight w:val="340"/>
        </w:trPr>
        <w:tc>
          <w:tcPr>
            <w:tcW w:w="2538" w:type="dxa"/>
            <w:tcBorders>
              <w:top w:val="single" w:color="59524B" w:themeColor="text2" w:themeShade="BF" w:sz="4" w:space="0"/>
              <w:left w:val="single" w:color="59524B" w:themeColor="text2" w:themeShade="BF" w:sz="4" w:space="0"/>
              <w:bottom w:val="single" w:color="59524B" w:themeColor="text2" w:themeShade="BF" w:sz="4" w:space="0"/>
              <w:right w:val="single" w:color="59524B" w:themeColor="text2" w:themeShade="BF" w:sz="4" w:space="0"/>
            </w:tcBorders>
            <w:shd w:val="clear" w:color="auto" w:fill="6399AE" w:themeFill="accent2"/>
            <w:tcMar/>
            <w:vAlign w:val="center"/>
          </w:tcPr>
          <w:p w:rsidRPr="00216D80" w:rsidR="008C69CE" w:rsidP="00216D80" w:rsidRDefault="000156BD" w14:paraId="5F79FED1" w14:textId="5891A8EC">
            <w:pPr>
              <w:pStyle w:val="TableHeadings"/>
            </w:pPr>
            <w:r>
              <w:t>Web URL</w:t>
            </w:r>
          </w:p>
        </w:tc>
        <w:tc>
          <w:tcPr>
            <w:tcW w:w="8640" w:type="dxa"/>
            <w:tcBorders>
              <w:top w:val="single" w:color="59524B" w:themeColor="text2" w:themeShade="BF" w:sz="4" w:space="0"/>
              <w:left w:val="single" w:color="59524B" w:themeColor="text2" w:themeShade="BF" w:sz="4" w:space="0"/>
              <w:bottom w:val="single" w:color="59524B" w:themeColor="text2" w:themeShade="BF" w:sz="4" w:space="0"/>
              <w:right w:val="single" w:color="59524B" w:themeColor="text2" w:themeShade="BF" w:sz="4" w:space="0"/>
            </w:tcBorders>
            <w:shd w:val="clear" w:color="auto" w:fill="auto"/>
            <w:tcMar/>
            <w:vAlign w:val="center"/>
          </w:tcPr>
          <w:p w:rsidR="008C69CE" w:rsidP="720DAA98" w:rsidRDefault="000156BD" w14:paraId="663180C0" w14:textId="17C52189">
            <w:hyperlink w:history="1" r:id="rId11">
              <w:r w:rsidRPr="000156BD">
                <w:rPr>
                  <w:rStyle w:val="Hyperlink"/>
                </w:rPr>
                <w:t>For health care providers - WorkSafeBC</w:t>
              </w:r>
            </w:hyperlink>
            <w:r>
              <w:t xml:space="preserve"> &gt; News &amp; Events</w:t>
            </w:r>
          </w:p>
        </w:tc>
      </w:tr>
      <w:tr w:rsidRPr="00216D80" w:rsidR="00255F07" w:rsidTr="37B637CF" w14:paraId="57B5E437" w14:textId="77777777">
        <w:trPr>
          <w:trHeight w:val="340"/>
        </w:trPr>
        <w:tc>
          <w:tcPr>
            <w:tcW w:w="2538" w:type="dxa"/>
            <w:tcBorders>
              <w:top w:val="single" w:color="59524B" w:themeColor="text2" w:themeShade="BF" w:sz="4" w:space="0"/>
              <w:left w:val="single" w:color="59524B" w:themeColor="text2" w:themeShade="BF" w:sz="4" w:space="0"/>
              <w:bottom w:val="single" w:color="59524B" w:themeColor="text2" w:themeShade="BF" w:sz="4" w:space="0"/>
              <w:right w:val="single" w:color="59524B" w:themeColor="text2" w:themeShade="BF" w:sz="4" w:space="0"/>
            </w:tcBorders>
            <w:shd w:val="clear" w:color="auto" w:fill="6399AE" w:themeFill="accent2"/>
            <w:tcMar/>
            <w:vAlign w:val="center"/>
          </w:tcPr>
          <w:p w:rsidR="00255F07" w:rsidP="00216D80" w:rsidRDefault="00255F07" w14:paraId="1BF81A85" w14:textId="16C2A00F">
            <w:pPr>
              <w:pStyle w:val="TableHeadings"/>
            </w:pPr>
            <w:r w:rsidR="0B829F5A">
              <w:rPr/>
              <w:t>T</w:t>
            </w:r>
            <w:r w:rsidR="00255F07">
              <w:rPr/>
              <w:t>itle</w:t>
            </w:r>
          </w:p>
        </w:tc>
        <w:tc>
          <w:tcPr>
            <w:tcW w:w="8640" w:type="dxa"/>
            <w:tcBorders>
              <w:top w:val="single" w:color="59524B" w:themeColor="text2" w:themeShade="BF" w:sz="4" w:space="0"/>
              <w:left w:val="single" w:color="59524B" w:themeColor="text2" w:themeShade="BF" w:sz="4" w:space="0"/>
              <w:bottom w:val="single" w:color="59524B" w:themeColor="text2" w:themeShade="BF" w:sz="4" w:space="0"/>
              <w:right w:val="single" w:color="59524B" w:themeColor="text2" w:themeShade="BF" w:sz="4" w:space="0"/>
            </w:tcBorders>
            <w:shd w:val="clear" w:color="auto" w:fill="auto"/>
            <w:tcMar/>
            <w:vAlign w:val="center"/>
          </w:tcPr>
          <w:p w:rsidRPr="000156BD" w:rsidR="00255F07" w:rsidP="720DAA98" w:rsidRDefault="00151468" w14:paraId="181E2674" w14:textId="58DDED30">
            <w:r w:rsidRPr="00151468">
              <w:rPr>
                <w:b/>
                <w:bCs/>
              </w:rPr>
              <w:t xml:space="preserve">Upcoming transition from </w:t>
            </w:r>
            <w:proofErr w:type="spellStart"/>
            <w:r w:rsidRPr="00151468">
              <w:rPr>
                <w:b/>
                <w:bCs/>
              </w:rPr>
              <w:t>BCeID</w:t>
            </w:r>
            <w:proofErr w:type="spellEnd"/>
            <w:r w:rsidRPr="00151468">
              <w:rPr>
                <w:b/>
                <w:bCs/>
              </w:rPr>
              <w:t xml:space="preserve"> to </w:t>
            </w:r>
            <w:proofErr w:type="spellStart"/>
            <w:r w:rsidRPr="00151468">
              <w:rPr>
                <w:b/>
                <w:bCs/>
              </w:rPr>
              <w:t>WorksafeBC</w:t>
            </w:r>
            <w:proofErr w:type="spellEnd"/>
            <w:r w:rsidRPr="00151468">
              <w:rPr>
                <w:b/>
                <w:bCs/>
              </w:rPr>
              <w:t xml:space="preserve"> account login</w:t>
            </w:r>
          </w:p>
        </w:tc>
      </w:tr>
      <w:tr w:rsidRPr="00216D80" w:rsidR="00613014" w:rsidTr="37B637CF" w14:paraId="6A84EB90" w14:textId="77777777">
        <w:trPr>
          <w:trHeight w:val="340"/>
        </w:trPr>
        <w:tc>
          <w:tcPr>
            <w:tcW w:w="2538" w:type="dxa"/>
            <w:tcBorders>
              <w:top w:val="single" w:color="59524B" w:themeColor="text2" w:themeShade="BF" w:sz="4" w:space="0"/>
              <w:left w:val="single" w:color="59524B" w:themeColor="text2" w:themeShade="BF" w:sz="4" w:space="0"/>
              <w:bottom w:val="single" w:color="59524B" w:themeColor="text2" w:themeShade="BF" w:sz="4" w:space="0"/>
              <w:right w:val="single" w:color="59524B" w:themeColor="text2" w:themeShade="BF" w:sz="4" w:space="0"/>
            </w:tcBorders>
            <w:shd w:val="clear" w:color="auto" w:fill="6399AE" w:themeFill="accent2"/>
            <w:tcMar/>
            <w:vAlign w:val="center"/>
          </w:tcPr>
          <w:p w:rsidRPr="00216D80" w:rsidR="00613014" w:rsidP="00216D80" w:rsidRDefault="00613014" w14:paraId="4FB07C78" w14:textId="7A855769">
            <w:pPr>
              <w:pStyle w:val="TableHeadings"/>
            </w:pPr>
            <w:r>
              <w:t>Release date</w:t>
            </w:r>
          </w:p>
        </w:tc>
        <w:tc>
          <w:tcPr>
            <w:tcW w:w="8640" w:type="dxa"/>
            <w:tcBorders>
              <w:top w:val="single" w:color="59524B" w:themeColor="text2" w:themeShade="BF" w:sz="4" w:space="0"/>
              <w:left w:val="single" w:color="59524B" w:themeColor="text2" w:themeShade="BF" w:sz="4" w:space="0"/>
              <w:bottom w:val="single" w:color="59524B" w:themeColor="text2" w:themeShade="BF" w:sz="4" w:space="0"/>
              <w:right w:val="single" w:color="59524B" w:themeColor="text2" w:themeShade="BF" w:sz="4" w:space="0"/>
            </w:tcBorders>
            <w:shd w:val="clear" w:color="auto" w:fill="auto"/>
            <w:tcMar/>
            <w:vAlign w:val="center"/>
          </w:tcPr>
          <w:p w:rsidR="00613014" w:rsidP="0C5193A3" w:rsidRDefault="000156BD" w14:paraId="40A3E494" w14:textId="7F0C5927">
            <w:pPr>
              <w:rPr>
                <w:highlight w:val="yellow"/>
              </w:rPr>
            </w:pPr>
            <w:r>
              <w:t xml:space="preserve">Week of </w:t>
            </w:r>
            <w:r w:rsidRPr="00DE13E5" w:rsidR="00A30042">
              <w:t xml:space="preserve">February </w:t>
            </w:r>
            <w:r>
              <w:t>10</w:t>
            </w:r>
            <w:r w:rsidRPr="00DE13E5" w:rsidR="00613014">
              <w:t>, 20</w:t>
            </w:r>
            <w:r w:rsidRPr="00DE13E5" w:rsidR="3D9EFA56">
              <w:t>25</w:t>
            </w:r>
            <w:r w:rsidR="00DA5E34">
              <w:t xml:space="preserve"> (TBC)</w:t>
            </w:r>
          </w:p>
        </w:tc>
      </w:tr>
    </w:tbl>
    <w:p w:rsidR="004B3EC9" w:rsidP="004B3EC9" w:rsidRDefault="004B3EC9" w14:paraId="4B42EBD1" w14:textId="77777777">
      <w:pPr>
        <w:rPr>
          <w:lang w:val="en-US"/>
        </w:rPr>
      </w:pPr>
    </w:p>
    <w:p w:rsidR="000156BD" w:rsidP="004B3EC9" w:rsidRDefault="000156BD" w14:paraId="24DA1925" w14:textId="77777777">
      <w:pPr>
        <w:rPr>
          <w:rFonts w:eastAsia="Verdana" w:cs="Verdana"/>
          <w:lang w:val="en-US"/>
        </w:rPr>
      </w:pPr>
    </w:p>
    <w:p w:rsidRPr="008535BA" w:rsidR="008535BA" w:rsidP="004B3EC9" w:rsidRDefault="008C27B0" w14:paraId="344E28D7" w14:textId="514F28D9">
      <w:pPr>
        <w:rPr>
          <w:rFonts w:eastAsia="Verdana" w:cs="Verdana"/>
          <w:b/>
          <w:bCs/>
          <w:color w:val="000000" w:themeColor="text1"/>
        </w:rPr>
      </w:pPr>
      <w:proofErr w:type="spellStart"/>
      <w:r w:rsidRPr="008535BA">
        <w:rPr>
          <w:rStyle w:val="normaltextrun"/>
          <w:rFonts w:eastAsia="Verdana" w:cs="Verdana"/>
          <w:b/>
          <w:bCs/>
          <w:color w:val="000000" w:themeColor="text1"/>
          <w:lang w:val="en-US"/>
        </w:rPr>
        <w:t>WorkSafeBC</w:t>
      </w:r>
      <w:proofErr w:type="spellEnd"/>
      <w:r w:rsidRPr="008535BA">
        <w:rPr>
          <w:rStyle w:val="normaltextrun"/>
          <w:rFonts w:eastAsia="Verdana" w:cs="Verdana"/>
          <w:b/>
          <w:bCs/>
          <w:color w:val="000000" w:themeColor="text1"/>
          <w:lang w:val="en-US"/>
        </w:rPr>
        <w:t xml:space="preserve"> is changing the way that health care providers log into the </w:t>
      </w:r>
      <w:r w:rsidRPr="008535BA" w:rsidR="002C6028">
        <w:rPr>
          <w:rFonts w:eastAsia="Verdana" w:cs="Verdana"/>
          <w:b/>
          <w:bCs/>
          <w:color w:val="000000" w:themeColor="text1"/>
        </w:rPr>
        <w:t xml:space="preserve">WorkSafeBC Provider Portal (administered by </w:t>
      </w:r>
      <w:r w:rsidRPr="008535BA" w:rsidR="08F0D7D9">
        <w:rPr>
          <w:rFonts w:eastAsia="Verdana" w:cs="Verdana"/>
          <w:b/>
          <w:bCs/>
          <w:color w:val="000000" w:themeColor="text1"/>
        </w:rPr>
        <w:t>Telus</w:t>
      </w:r>
      <w:r w:rsidRPr="008535BA" w:rsidR="002C6028">
        <w:rPr>
          <w:rFonts w:eastAsia="Verdana" w:cs="Verdana"/>
          <w:b/>
          <w:bCs/>
          <w:color w:val="000000" w:themeColor="text1"/>
        </w:rPr>
        <w:t>)</w:t>
      </w:r>
      <w:r w:rsidRPr="008535BA">
        <w:rPr>
          <w:rFonts w:eastAsia="Verdana" w:cs="Verdana"/>
          <w:b/>
          <w:bCs/>
          <w:color w:val="000000" w:themeColor="text1"/>
        </w:rPr>
        <w:t>.</w:t>
      </w:r>
      <w:r w:rsidRPr="008535BA" w:rsidR="00846AE9">
        <w:rPr>
          <w:rFonts w:eastAsia="Verdana" w:cs="Verdana"/>
          <w:b/>
          <w:bCs/>
          <w:color w:val="000000" w:themeColor="text1"/>
        </w:rPr>
        <w:t xml:space="preserve"> We are asking for providers to </w:t>
      </w:r>
      <w:r w:rsidRPr="008535BA" w:rsidR="00846AE9">
        <w:rPr>
          <w:rFonts w:eastAsia="Verdana" w:cs="Verdana"/>
          <w:b/>
          <w:bCs/>
          <w:color w:val="000000" w:themeColor="text1"/>
        </w:rPr>
        <w:t xml:space="preserve">help </w:t>
      </w:r>
      <w:r w:rsidR="00ED6236">
        <w:rPr>
          <w:rFonts w:eastAsia="Verdana" w:cs="Verdana"/>
          <w:b/>
          <w:bCs/>
          <w:color w:val="000000" w:themeColor="text1"/>
        </w:rPr>
        <w:t xml:space="preserve">us </w:t>
      </w:r>
      <w:r w:rsidRPr="008535BA" w:rsidR="00846AE9">
        <w:rPr>
          <w:rFonts w:eastAsia="Verdana" w:cs="Verdana"/>
          <w:b/>
          <w:bCs/>
          <w:color w:val="000000" w:themeColor="text1"/>
        </w:rPr>
        <w:t>complete the transition.</w:t>
      </w:r>
      <w:r w:rsidRPr="008535BA" w:rsidR="08F0D7D9">
        <w:rPr>
          <w:rFonts w:eastAsia="Verdana" w:cs="Verdana"/>
          <w:b/>
          <w:bCs/>
          <w:color w:val="000000" w:themeColor="text1"/>
        </w:rPr>
        <w:t xml:space="preserve"> </w:t>
      </w:r>
    </w:p>
    <w:p w:rsidRPr="008535BA" w:rsidR="008535BA" w:rsidP="00F6211A" w:rsidRDefault="008535BA" w14:paraId="3313AEB9" w14:textId="77777777">
      <w:pPr>
        <w:rPr>
          <w:rStyle w:val="normaltextrun"/>
          <w:color w:val="000000" w:themeColor="text1"/>
        </w:rPr>
      </w:pPr>
    </w:p>
    <w:p w:rsidRPr="00041FDF" w:rsidR="00041FDF" w:rsidP="00041FDF" w:rsidRDefault="00041FDF" w14:paraId="7774AF0B" w14:textId="51FDE42F">
      <w:pPr>
        <w:rPr>
          <w:rFonts w:eastAsia="Verdana" w:cs="Verdana"/>
          <w:color w:val="000000" w:themeColor="text1"/>
          <w:lang w:val="en-US"/>
        </w:rPr>
      </w:pPr>
      <w:r w:rsidRPr="1F905068" w:rsidR="00041FDF">
        <w:rPr>
          <w:rFonts w:eastAsia="Verdana" w:cs="Verdana"/>
          <w:color w:val="000000" w:themeColor="text1" w:themeTint="FF" w:themeShade="FF"/>
          <w:lang w:val="en-US"/>
        </w:rPr>
        <w:t xml:space="preserve">The provincial government has announced that it will decommission the </w:t>
      </w:r>
      <w:r w:rsidRPr="1F905068" w:rsidR="00041FDF">
        <w:rPr>
          <w:rFonts w:eastAsia="Verdana" w:cs="Verdana"/>
          <w:color w:val="000000" w:themeColor="text1" w:themeTint="FF" w:themeShade="FF"/>
          <w:lang w:val="en-US"/>
        </w:rPr>
        <w:t>BCeID</w:t>
      </w:r>
      <w:r w:rsidRPr="1F905068" w:rsidR="00041FDF">
        <w:rPr>
          <w:rFonts w:eastAsia="Verdana" w:cs="Verdana"/>
          <w:color w:val="000000" w:themeColor="text1" w:themeTint="FF" w:themeShade="FF"/>
          <w:lang w:val="en-US"/>
        </w:rPr>
        <w:t xml:space="preserve"> authentication platform </w:t>
      </w:r>
      <w:del w:author="Sandhu, Harminder" w:date="2025-02-11T19:16:59.611Z" w:id="764527920">
        <w:r w:rsidRPr="1F905068" w:rsidDel="00041FDF">
          <w:rPr>
            <w:rFonts w:eastAsia="Verdana" w:cs="Verdana"/>
            <w:color w:val="000000" w:themeColor="text1" w:themeTint="FF" w:themeShade="FF"/>
            <w:lang w:val="en-US"/>
          </w:rPr>
          <w:delText xml:space="preserve">on March 22, </w:delText>
        </w:r>
      </w:del>
      <w:ins w:author="Sandhu, Harminder" w:date="2025-02-11T19:16:59.934Z" w:id="537916664">
        <w:r w:rsidRPr="1F905068" w:rsidR="34D80436">
          <w:rPr>
            <w:rFonts w:eastAsia="Verdana" w:cs="Verdana"/>
            <w:color w:val="000000" w:themeColor="text1" w:themeTint="FF" w:themeShade="FF"/>
            <w:lang w:val="en-US"/>
          </w:rPr>
          <w:t>in</w:t>
        </w:r>
      </w:ins>
      <w:ins w:author="Sandhu, Harminder" w:date="2025-02-11T19:17:02.583Z" w:id="389625370">
        <w:r w:rsidRPr="1F905068" w:rsidR="34D80436">
          <w:rPr>
            <w:rFonts w:eastAsia="Verdana" w:cs="Verdana"/>
            <w:color w:val="000000" w:themeColor="text1" w:themeTint="FF" w:themeShade="FF"/>
            <w:lang w:val="en-US"/>
          </w:rPr>
          <w:t xml:space="preserve"> </w:t>
        </w:r>
      </w:ins>
      <w:r w:rsidRPr="1F905068" w:rsidR="00041FDF">
        <w:rPr>
          <w:rFonts w:eastAsia="Verdana" w:cs="Verdana"/>
          <w:color w:val="000000" w:themeColor="text1" w:themeTint="FF" w:themeShade="FF"/>
          <w:lang w:val="en-US"/>
        </w:rPr>
        <w:t xml:space="preserve">2025. As a result, we will be transitioning the login authentication that you use to access the portal from </w:t>
      </w:r>
      <w:r w:rsidRPr="1F905068" w:rsidR="00041FDF">
        <w:rPr>
          <w:rFonts w:eastAsia="Verdana" w:cs="Verdana"/>
          <w:color w:val="000000" w:themeColor="text1" w:themeTint="FF" w:themeShade="FF"/>
          <w:lang w:val="en-US"/>
        </w:rPr>
        <w:t>BCeID</w:t>
      </w:r>
      <w:r w:rsidRPr="1F905068" w:rsidR="00041FDF">
        <w:rPr>
          <w:rFonts w:eastAsia="Verdana" w:cs="Verdana"/>
          <w:color w:val="000000" w:themeColor="text1" w:themeTint="FF" w:themeShade="FF"/>
          <w:lang w:val="en-US"/>
        </w:rPr>
        <w:t xml:space="preserve"> to a WorkSafeBC.com account at that time. </w:t>
      </w:r>
    </w:p>
    <w:p w:rsidRPr="00041FDF" w:rsidR="00041FDF" w:rsidP="00041FDF" w:rsidRDefault="00041FDF" w14:paraId="526C1FB9" w14:textId="77777777">
      <w:pPr>
        <w:rPr>
          <w:rFonts w:eastAsia="Verdana" w:cs="Verdana"/>
          <w:color w:val="000000" w:themeColor="text1"/>
          <w:lang w:val="en-US"/>
        </w:rPr>
      </w:pPr>
      <w:r w:rsidRPr="00041FDF">
        <w:rPr>
          <w:rFonts w:eastAsia="Verdana" w:cs="Verdana"/>
          <w:color w:val="000000" w:themeColor="text1"/>
          <w:lang w:val="en-US"/>
        </w:rPr>
        <w:t> </w:t>
      </w:r>
    </w:p>
    <w:p w:rsidRPr="00041FDF" w:rsidR="00041FDF" w:rsidP="1F905068" w:rsidRDefault="00041FDF" w14:paraId="1909D73F" w14:textId="3B31955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eastAsia="Verdana" w:cs="Verdana"/>
          <w:color w:val="000000" w:themeColor="text1" w:themeTint="FF" w:themeShade="FF"/>
          <w:lang w:val="en-US"/>
        </w:rPr>
        <w:pPrChange w:author="Sandhu, Harminder" w:date="2025-02-11T19:17:22.675Z">
          <w:pPr>
            <w:pStyle w:val="Normal"/>
            <w:spacing w:before="0" w:beforeAutospacing="off"/>
          </w:pPr>
        </w:pPrChange>
      </w:pPr>
      <w:r w:rsidRPr="1F905068" w:rsidR="00041FDF">
        <w:rPr>
          <w:rFonts w:eastAsia="Verdana" w:cs="Verdana"/>
          <w:color w:val="000000" w:themeColor="text1" w:themeTint="FF" w:themeShade="FF"/>
          <w:lang w:val="en-US"/>
        </w:rPr>
        <w:t xml:space="preserve">If you have not already done so, please update your </w:t>
      </w:r>
      <w:r w:rsidRPr="1F905068" w:rsidR="00041FDF">
        <w:rPr>
          <w:rFonts w:eastAsia="Verdana" w:cs="Verdana"/>
          <w:color w:val="000000" w:themeColor="text1" w:themeTint="FF" w:themeShade="FF"/>
          <w:lang w:val="en-US"/>
        </w:rPr>
        <w:t>BCeID</w:t>
      </w:r>
      <w:r w:rsidRPr="1F905068" w:rsidR="00041FDF">
        <w:rPr>
          <w:rFonts w:eastAsia="Verdana" w:cs="Verdana"/>
          <w:color w:val="000000" w:themeColor="text1" w:themeTint="FF" w:themeShade="FF"/>
          <w:lang w:val="en-US"/>
        </w:rPr>
        <w:t xml:space="preserve"> account with your current email address</w:t>
      </w:r>
      <w:r w:rsidRPr="1F905068" w:rsidR="00041FDF">
        <w:rPr>
          <w:rFonts w:eastAsia="Verdana" w:cs="Verdana"/>
          <w:b w:val="1"/>
          <w:bCs w:val="1"/>
          <w:color w:val="000000" w:themeColor="text1" w:themeTint="FF" w:themeShade="FF"/>
          <w:lang w:val="en-US"/>
        </w:rPr>
        <w:t xml:space="preserve">. We hope to have all providers complete the update process by March </w:t>
      </w:r>
      <w:del w:author="Sandhu, Harminder" w:date="2025-02-11T19:17:22.581Z" w:id="447559700">
        <w:r w:rsidRPr="1F905068" w:rsidDel="00041FDF">
          <w:rPr>
            <w:rFonts w:eastAsia="Verdana" w:cs="Verdana"/>
            <w:b w:val="1"/>
            <w:bCs w:val="1"/>
            <w:color w:val="000000" w:themeColor="text1" w:themeTint="FF" w:themeShade="FF"/>
            <w:lang w:val="en-US"/>
          </w:rPr>
          <w:delText>21</w:delText>
        </w:r>
      </w:del>
      <w:ins w:author="Sandhu, Harminder" w:date="2025-02-11T19:17:22.862Z" w:id="1345068791">
        <w:r w:rsidRPr="1F905068" w:rsidR="61DBF6D7">
          <w:rPr>
            <w:rFonts w:eastAsia="Verdana" w:cs="Verdana"/>
            <w:b w:val="1"/>
            <w:bCs w:val="1"/>
            <w:color w:val="000000" w:themeColor="text1" w:themeTint="FF" w:themeShade="FF"/>
            <w:lang w:val="en-US"/>
            <w:rPrChange w:author="Sandhu, Harminder" w:date="2025-02-11T19:17:34.729Z" w:id="1988103220">
              <w:rPr>
                <w:rFonts w:eastAsia="Verdana" w:cs="Verdana"/>
                <w:b w:val="0"/>
                <w:bCs w:val="0"/>
                <w:color w:val="000000" w:themeColor="text1" w:themeTint="FF" w:themeShade="FF"/>
                <w:lang w:val="en-US"/>
              </w:rPr>
            </w:rPrChange>
          </w:rPr>
          <w:t>19</w:t>
        </w:r>
      </w:ins>
      <w:r w:rsidRPr="1F905068" w:rsidR="00041FDF">
        <w:rPr>
          <w:rFonts w:eastAsia="Verdana" w:cs="Verdana"/>
          <w:b w:val="1"/>
          <w:bCs w:val="1"/>
          <w:color w:val="000000" w:themeColor="text1" w:themeTint="FF" w:themeShade="FF"/>
          <w:lang w:val="en-US"/>
        </w:rPr>
        <w:t>.</w:t>
      </w:r>
      <w:r w:rsidRPr="1F905068" w:rsidR="00041FDF">
        <w:rPr>
          <w:rFonts w:eastAsia="Verdana" w:cs="Verdana"/>
          <w:color w:val="000000" w:themeColor="text1" w:themeTint="FF" w:themeShade="FF"/>
          <w:lang w:val="en-US"/>
        </w:rPr>
        <w:t xml:space="preserve"> On </w:t>
      </w:r>
      <w:r w:rsidRPr="1F905068" w:rsidR="00041FDF">
        <w:rPr>
          <w:rFonts w:eastAsia="Verdana" w:cs="Verdana"/>
          <w:color w:val="000000" w:themeColor="text1" w:themeTint="FF" w:themeShade="FF"/>
          <w:lang w:val="en-US"/>
        </w:rPr>
        <w:t>March 22</w:t>
      </w:r>
      <w:r w:rsidRPr="1F905068" w:rsidR="00041FDF">
        <w:rPr>
          <w:rFonts w:eastAsia="Verdana" w:cs="Verdana"/>
          <w:color w:val="000000" w:themeColor="text1" w:themeTint="FF" w:themeShade="FF"/>
          <w:lang w:val="en-US"/>
        </w:rPr>
        <w:t> the new authentication system will go live. After this date, you will need to use your WorksafeBC.com account to log in. </w:t>
      </w:r>
    </w:p>
    <w:p w:rsidRPr="00041FDF" w:rsidR="00041FDF" w:rsidP="00041FDF" w:rsidRDefault="00041FDF" w14:paraId="299359F7" w14:textId="77777777">
      <w:pPr>
        <w:rPr>
          <w:rFonts w:eastAsia="Verdana" w:cs="Verdana"/>
          <w:color w:val="000000" w:themeColor="text1"/>
          <w:lang w:val="en-US"/>
        </w:rPr>
      </w:pPr>
      <w:r w:rsidRPr="00041FDF">
        <w:rPr>
          <w:rFonts w:eastAsia="Verdana" w:cs="Verdana"/>
          <w:color w:val="000000" w:themeColor="text1"/>
          <w:lang w:val="en-US"/>
        </w:rPr>
        <w:t> </w:t>
      </w:r>
    </w:p>
    <w:p w:rsidRPr="00041FDF" w:rsidR="00041FDF" w:rsidP="1F905068" w:rsidRDefault="00041FDF" w14:paraId="14EF168D" w14:textId="177D24D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eastAsia="Verdana" w:cs="Verdana"/>
          <w:color w:val="000000" w:themeColor="text1" w:themeTint="FF" w:themeShade="FF"/>
          <w:lang w:val="en-US"/>
        </w:rPr>
        <w:pPrChange w:author="Sandhu, Harminder" w:date="2025-02-11T19:17:43.827Z">
          <w:pPr>
            <w:pStyle w:val="Normal"/>
            <w:spacing w:before="0" w:beforeAutospacing="off"/>
          </w:pPr>
        </w:pPrChange>
      </w:pPr>
      <w:r w:rsidRPr="1F905068" w:rsidR="00041FDF">
        <w:rPr>
          <w:rFonts w:eastAsia="Verdana" w:cs="Verdana"/>
          <w:color w:val="000000" w:themeColor="text1" w:themeTint="FF" w:themeShade="FF"/>
          <w:lang w:val="en-US"/>
        </w:rPr>
        <w:t xml:space="preserve">Providers who </w:t>
      </w:r>
      <w:r w:rsidRPr="1F905068" w:rsidR="00041FDF">
        <w:rPr>
          <w:rFonts w:eastAsia="Verdana" w:cs="Verdana"/>
          <w:color w:val="000000" w:themeColor="text1" w:themeTint="FF" w:themeShade="FF"/>
          <w:lang w:val="en-US"/>
        </w:rPr>
        <w:t>haven’t</w:t>
      </w:r>
      <w:r w:rsidRPr="1F905068" w:rsidR="00041FDF">
        <w:rPr>
          <w:rFonts w:eastAsia="Verdana" w:cs="Verdana"/>
          <w:color w:val="000000" w:themeColor="text1" w:themeTint="FF" w:themeShade="FF"/>
          <w:lang w:val="en-US"/>
        </w:rPr>
        <w:t xml:space="preserve"> added their email address to their </w:t>
      </w:r>
      <w:r w:rsidRPr="1F905068" w:rsidR="00041FDF">
        <w:rPr>
          <w:rFonts w:eastAsia="Verdana" w:cs="Verdana"/>
          <w:color w:val="000000" w:themeColor="text1" w:themeTint="FF" w:themeShade="FF"/>
          <w:lang w:val="en-US"/>
        </w:rPr>
        <w:t>BCeID</w:t>
      </w:r>
      <w:r w:rsidRPr="1F905068" w:rsidR="00041FDF">
        <w:rPr>
          <w:rFonts w:eastAsia="Verdana" w:cs="Verdana"/>
          <w:color w:val="000000" w:themeColor="text1" w:themeTint="FF" w:themeShade="FF"/>
          <w:lang w:val="en-US"/>
        </w:rPr>
        <w:t xml:space="preserve"> by March </w:t>
      </w:r>
      <w:del w:author="Sandhu, Harminder" w:date="2025-02-11T19:17:43.774Z" w:id="2087903308">
        <w:r w:rsidRPr="1F905068" w:rsidDel="00041FDF">
          <w:rPr>
            <w:rFonts w:eastAsia="Verdana" w:cs="Verdana"/>
            <w:color w:val="000000" w:themeColor="text1" w:themeTint="FF" w:themeShade="FF"/>
            <w:lang w:val="en-US"/>
          </w:rPr>
          <w:delText xml:space="preserve">22 </w:delText>
        </w:r>
      </w:del>
      <w:ins w:author="Sandhu, Harminder" w:date="2025-02-11T19:17:44.792Z" w:id="1599230886">
        <w:r w:rsidRPr="1F905068" w:rsidR="752C284D">
          <w:rPr>
            <w:rFonts w:eastAsia="Verdana" w:cs="Verdana"/>
            <w:color w:val="000000" w:themeColor="text1" w:themeTint="FF" w:themeShade="FF"/>
            <w:lang w:val="en-US"/>
          </w:rPr>
          <w:t xml:space="preserve">19 </w:t>
        </w:r>
      </w:ins>
      <w:r w:rsidRPr="1F905068" w:rsidR="00041FDF">
        <w:rPr>
          <w:rFonts w:eastAsia="Verdana" w:cs="Verdana"/>
          <w:color w:val="000000" w:themeColor="text1" w:themeTint="FF" w:themeShade="FF"/>
          <w:lang w:val="en-US"/>
        </w:rPr>
        <w:t>will not be able to access the portal and will need to contact us to set up their account. </w:t>
      </w:r>
    </w:p>
    <w:p w:rsidRPr="00041FDF" w:rsidR="00041FDF" w:rsidP="00041FDF" w:rsidRDefault="00041FDF" w14:paraId="3340CD14" w14:textId="77777777">
      <w:pPr>
        <w:rPr>
          <w:rFonts w:eastAsia="Verdana" w:cs="Verdana"/>
          <w:color w:val="000000" w:themeColor="text1"/>
          <w:lang w:val="en-US"/>
        </w:rPr>
      </w:pPr>
      <w:r w:rsidRPr="00041FDF">
        <w:rPr>
          <w:rFonts w:eastAsia="Verdana" w:cs="Verdana"/>
          <w:color w:val="000000" w:themeColor="text1"/>
          <w:lang w:val="en-US"/>
        </w:rPr>
        <w:t> </w:t>
      </w:r>
    </w:p>
    <w:p w:rsidR="00041FDF" w:rsidP="00041FDF" w:rsidRDefault="00041FDF" w14:paraId="58085866" w14:textId="70FBA283">
      <w:pPr>
        <w:rPr>
          <w:rFonts w:eastAsia="Verdana" w:cs="Verdana"/>
          <w:color w:val="000000" w:themeColor="text1"/>
          <w:lang w:val="en-US"/>
        </w:rPr>
      </w:pPr>
      <w:r w:rsidRPr="00041FDF">
        <w:rPr>
          <w:rFonts w:eastAsia="Verdana" w:cs="Verdana"/>
          <w:b/>
          <w:bCs/>
          <w:color w:val="000000" w:themeColor="text1"/>
          <w:lang w:val="en-US"/>
        </w:rPr>
        <w:t>What You Need to Do</w:t>
      </w:r>
      <w:r w:rsidR="00E61F13">
        <w:rPr>
          <w:rFonts w:eastAsia="Verdana" w:cs="Verdana"/>
          <w:color w:val="000000" w:themeColor="text1"/>
          <w:lang w:val="en-US"/>
        </w:rPr>
        <w:t>:</w:t>
      </w:r>
    </w:p>
    <w:p w:rsidRPr="00041FDF" w:rsidR="00E61F13" w:rsidP="00041FDF" w:rsidRDefault="00E61F13" w14:paraId="275D14FA" w14:textId="77777777">
      <w:pPr>
        <w:rPr>
          <w:rFonts w:eastAsia="Verdana" w:cs="Verdana"/>
          <w:color w:val="000000" w:themeColor="text1"/>
          <w:lang w:val="en-US"/>
        </w:rPr>
      </w:pPr>
    </w:p>
    <w:p w:rsidRPr="00041FDF" w:rsidR="00041FDF" w:rsidP="00041FDF" w:rsidRDefault="00041FDF" w14:paraId="53341C9E" w14:textId="77777777">
      <w:pPr>
        <w:numPr>
          <w:ilvl w:val="0"/>
          <w:numId w:val="37"/>
        </w:numPr>
        <w:rPr>
          <w:rFonts w:eastAsia="Verdana" w:cs="Verdana"/>
          <w:color w:val="000000" w:themeColor="text1"/>
          <w:lang w:val="en-US"/>
        </w:rPr>
      </w:pPr>
      <w:r w:rsidRPr="00041FDF">
        <w:rPr>
          <w:rFonts w:eastAsia="Verdana" w:cs="Verdana"/>
          <w:b/>
          <w:bCs/>
          <w:color w:val="000000" w:themeColor="text1"/>
          <w:lang w:val="en-US"/>
        </w:rPr>
        <w:t>Update Your Email Address:</w:t>
      </w:r>
      <w:r w:rsidRPr="00041FDF">
        <w:rPr>
          <w:rFonts w:eastAsia="Verdana" w:cs="Verdana"/>
          <w:color w:val="000000" w:themeColor="text1"/>
          <w:lang w:val="en-US"/>
        </w:rPr>
        <w:t xml:space="preserve"> Log into your </w:t>
      </w:r>
      <w:proofErr w:type="spellStart"/>
      <w:r w:rsidRPr="00041FDF">
        <w:rPr>
          <w:rFonts w:eastAsia="Verdana" w:cs="Verdana"/>
          <w:color w:val="000000" w:themeColor="text1"/>
          <w:lang w:val="en-US"/>
        </w:rPr>
        <w:t>BCeID</w:t>
      </w:r>
      <w:proofErr w:type="spellEnd"/>
      <w:r w:rsidRPr="00041FDF">
        <w:rPr>
          <w:rFonts w:eastAsia="Verdana" w:cs="Verdana"/>
          <w:color w:val="000000" w:themeColor="text1"/>
          <w:lang w:val="en-US"/>
        </w:rPr>
        <w:t xml:space="preserve"> account and update your contact email address. Detailed instructions and screenshots will be provided in the portal banner and via email. </w:t>
      </w:r>
    </w:p>
    <w:p w:rsidRPr="00041FDF" w:rsidR="00041FDF" w:rsidP="00041FDF" w:rsidRDefault="00041FDF" w14:paraId="113AB1E4" w14:textId="77777777">
      <w:pPr>
        <w:numPr>
          <w:ilvl w:val="0"/>
          <w:numId w:val="38"/>
        </w:numPr>
        <w:rPr>
          <w:rFonts w:eastAsia="Verdana" w:cs="Verdana"/>
          <w:color w:val="000000" w:themeColor="text1"/>
          <w:lang w:val="en-US"/>
        </w:rPr>
      </w:pPr>
      <w:r w:rsidRPr="00041FDF">
        <w:rPr>
          <w:rFonts w:eastAsia="Verdana" w:cs="Verdana"/>
          <w:b/>
          <w:bCs/>
          <w:color w:val="000000" w:themeColor="text1"/>
          <w:lang w:val="en-US"/>
        </w:rPr>
        <w:t>Check Your Email:</w:t>
      </w:r>
      <w:r w:rsidRPr="00041FDF">
        <w:rPr>
          <w:rFonts w:eastAsia="Verdana" w:cs="Verdana"/>
          <w:color w:val="000000" w:themeColor="text1"/>
          <w:lang w:val="en-US"/>
        </w:rPr>
        <w:t xml:space="preserve"> Ensure you receive a confirmation email after updating your </w:t>
      </w:r>
      <w:proofErr w:type="spellStart"/>
      <w:r w:rsidRPr="00041FDF">
        <w:rPr>
          <w:rFonts w:eastAsia="Verdana" w:cs="Verdana"/>
          <w:color w:val="000000" w:themeColor="text1"/>
          <w:lang w:val="en-US"/>
        </w:rPr>
        <w:t>BCeID</w:t>
      </w:r>
      <w:proofErr w:type="spellEnd"/>
      <w:r w:rsidRPr="00041FDF">
        <w:rPr>
          <w:rFonts w:eastAsia="Verdana" w:cs="Verdana"/>
          <w:color w:val="000000" w:themeColor="text1"/>
          <w:lang w:val="en-US"/>
        </w:rPr>
        <w:t xml:space="preserve"> account. This email will contain important information about the next steps. </w:t>
      </w:r>
    </w:p>
    <w:p w:rsidRPr="00041FDF" w:rsidR="00041FDF" w:rsidP="00041FDF" w:rsidRDefault="00041FDF" w14:paraId="13C73F2A" w14:textId="77777777">
      <w:pPr>
        <w:numPr>
          <w:ilvl w:val="0"/>
          <w:numId w:val="39"/>
        </w:numPr>
        <w:rPr>
          <w:rFonts w:eastAsia="Verdana" w:cs="Verdana"/>
          <w:color w:val="000000" w:themeColor="text1"/>
          <w:lang w:val="en-US"/>
        </w:rPr>
      </w:pPr>
      <w:r w:rsidRPr="00041FDF">
        <w:rPr>
          <w:rFonts w:eastAsia="Verdana" w:cs="Verdana"/>
          <w:b/>
          <w:bCs/>
          <w:color w:val="000000" w:themeColor="text1"/>
          <w:lang w:val="en-US"/>
        </w:rPr>
        <w:t>Prepare for the Transition:</w:t>
      </w:r>
      <w:r w:rsidRPr="00041FDF">
        <w:rPr>
          <w:rFonts w:eastAsia="Verdana" w:cs="Verdana"/>
          <w:color w:val="000000" w:themeColor="text1"/>
          <w:lang w:val="en-US"/>
        </w:rPr>
        <w:t> Familiarize yourself with the new login process using your WorkSafeBC.com account. If you already have a WorkSafeBC.com account, please use the same email address for a seamless transition. </w:t>
      </w:r>
    </w:p>
    <w:p w:rsidRPr="00041FDF" w:rsidR="00041FDF" w:rsidP="00041FDF" w:rsidRDefault="00041FDF" w14:paraId="5DCEDEBC" w14:textId="77777777">
      <w:pPr>
        <w:rPr>
          <w:rFonts w:eastAsia="Verdana" w:cs="Verdana"/>
          <w:color w:val="000000" w:themeColor="text1"/>
          <w:lang w:val="en-US"/>
        </w:rPr>
      </w:pPr>
      <w:r w:rsidRPr="00041FDF">
        <w:rPr>
          <w:rFonts w:eastAsia="Verdana" w:cs="Verdana"/>
          <w:color w:val="000000" w:themeColor="text1"/>
          <w:lang w:val="en-US"/>
        </w:rPr>
        <w:t> </w:t>
      </w:r>
    </w:p>
    <w:p w:rsidRPr="00041FDF" w:rsidR="00041FDF" w:rsidP="1F905068" w:rsidRDefault="00041FDF" w14:paraId="6443C024" w14:textId="7DE9711B">
      <w:pPr>
        <w:rPr>
          <w:rFonts w:ascii="Verdana" w:hAnsi="Verdana" w:eastAsia="Verdana" w:cs="Verdana"/>
          <w:noProof w:val="0"/>
          <w:sz w:val="20"/>
          <w:szCs w:val="20"/>
          <w:lang w:val="en-US"/>
        </w:rPr>
      </w:pPr>
      <w:r w:rsidRPr="1F905068" w:rsidR="00041FDF">
        <w:rPr>
          <w:rFonts w:eastAsia="Verdana" w:cs="Verdana"/>
          <w:color w:val="000000" w:themeColor="text1" w:themeTint="FF" w:themeShade="FF"/>
          <w:lang w:val="en-US"/>
        </w:rPr>
        <w:t xml:space="preserve">We will provide step-by-step instructions </w:t>
      </w:r>
      <w:r w:rsidRPr="1F905068" w:rsidR="00041FDF">
        <w:rPr>
          <w:rFonts w:eastAsia="Verdana" w:cs="Verdana"/>
          <w:color w:val="000000" w:themeColor="text1" w:themeTint="FF" w:themeShade="FF"/>
          <w:lang w:val="en-US"/>
        </w:rPr>
        <w:t>in</w:t>
      </w:r>
      <w:r w:rsidRPr="1F905068" w:rsidR="00041FDF">
        <w:rPr>
          <w:rFonts w:eastAsia="Verdana" w:cs="Verdana"/>
          <w:color w:val="000000" w:themeColor="text1" w:themeTint="FF" w:themeShade="FF"/>
          <w:lang w:val="en-US"/>
        </w:rPr>
        <w:t xml:space="preserve"> the portal itself and will send detailed instructions and reminders to your organization’s administrative contact. You can also </w:t>
      </w:r>
      <w:r w:rsidRPr="1F905068" w:rsidR="3E4023F1">
        <w:rPr>
          <w:rFonts w:eastAsia="Verdana" w:cs="Verdana"/>
          <w:color w:val="000000" w:themeColor="text1" w:themeTint="FF" w:themeShade="FF"/>
          <w:lang w:val="en-US"/>
        </w:rPr>
        <w:t xml:space="preserve">view the following FAQ document for more details on </w:t>
      </w:r>
      <w:r w:rsidRPr="1F905068" w:rsidR="00041FDF">
        <w:rPr>
          <w:rFonts w:eastAsia="Verdana" w:cs="Verdana"/>
          <w:color w:val="000000" w:themeColor="text1" w:themeTint="FF" w:themeShade="FF"/>
          <w:lang w:val="en-US"/>
        </w:rPr>
        <w:t>the migration</w:t>
      </w:r>
      <w:r w:rsidRPr="1F905068" w:rsidR="257EA888">
        <w:rPr>
          <w:rFonts w:eastAsia="Verdana" w:cs="Verdana"/>
          <w:color w:val="000000" w:themeColor="text1" w:themeTint="FF" w:themeShade="FF"/>
          <w:lang w:val="en-US"/>
        </w:rPr>
        <w:t xml:space="preserve"> [</w:t>
      </w:r>
      <w:r w:rsidRPr="1F905068" w:rsidR="257EA888">
        <w:rPr>
          <w:rFonts w:eastAsia="Verdana" w:cs="Verdana"/>
          <w:color w:val="000000" w:themeColor="text1" w:themeTint="FF" w:themeShade="FF"/>
          <w:highlight w:val="yellow"/>
          <w:lang w:val="en-US"/>
        </w:rPr>
        <w:t>linked</w:t>
      </w:r>
      <w:r w:rsidRPr="1F905068" w:rsidR="257EA888">
        <w:rPr>
          <w:rFonts w:eastAsia="Verdana" w:cs="Verdana"/>
          <w:color w:val="000000" w:themeColor="text1" w:themeTint="FF" w:themeShade="FF"/>
          <w:highlight w:val="yellow"/>
          <w:lang w:val="en-US"/>
        </w:rPr>
        <w:t xml:space="preserve"> PDF</w:t>
      </w:r>
      <w:r w:rsidRPr="1F905068" w:rsidR="257EA888">
        <w:rPr>
          <w:rFonts w:eastAsia="Verdana" w:cs="Verdana"/>
          <w:color w:val="000000" w:themeColor="text1" w:themeTint="FF" w:themeShade="FF"/>
          <w:lang w:val="en-US"/>
        </w:rPr>
        <w:t>]</w:t>
      </w:r>
      <w:r w:rsidRPr="1F905068" w:rsidR="00041FDF">
        <w:rPr>
          <w:rFonts w:eastAsia="Verdana" w:cs="Verdana"/>
          <w:color w:val="000000" w:themeColor="text1" w:themeTint="FF" w:themeShade="FF"/>
          <w:lang w:val="en-US"/>
        </w:rPr>
        <w:t>.</w:t>
      </w:r>
      <w:r w:rsidRPr="1F905068" w:rsidR="7BC9B0F0">
        <w:rPr>
          <w:rFonts w:eastAsia="Verdana" w:cs="Verdana"/>
          <w:color w:val="000000" w:themeColor="text1" w:themeTint="FF" w:themeShade="FF"/>
          <w:lang w:val="en-US"/>
        </w:rPr>
        <w:t xml:space="preserve"> WIP – DRAFT </w:t>
      </w:r>
      <w:r w:rsidRPr="1F905068" w:rsidR="00041FDF">
        <w:rPr>
          <w:rFonts w:eastAsia="Verdana" w:cs="Verdana"/>
          <w:color w:val="000000" w:themeColor="text1" w:themeTint="FF" w:themeShade="FF"/>
          <w:lang w:val="en-US"/>
        </w:rPr>
        <w:t> </w:t>
      </w:r>
      <w:hyperlink r:id="Ra403b2177d444ae1">
        <w:r w:rsidRPr="1F905068" w:rsidR="60EFB962">
          <w:rPr>
            <w:rStyle w:val="Hyperlink"/>
            <w:rFonts w:ascii="Verdana" w:hAnsi="Verdana" w:eastAsia="Verdana" w:cs="Verdana"/>
            <w:noProof w:val="0"/>
            <w:sz w:val="20"/>
            <w:szCs w:val="20"/>
            <w:lang w:val="en-US"/>
          </w:rPr>
          <w:t>FAQ.docx</w:t>
        </w:r>
      </w:hyperlink>
    </w:p>
    <w:p w:rsidRPr="00041FDF" w:rsidR="00041FDF" w:rsidP="00041FDF" w:rsidRDefault="00041FDF" w14:paraId="162F09DC" w14:textId="77777777">
      <w:pPr>
        <w:rPr>
          <w:rFonts w:eastAsia="Verdana" w:cs="Verdana"/>
          <w:color w:val="000000" w:themeColor="text1"/>
          <w:lang w:val="en-US"/>
        </w:rPr>
      </w:pPr>
      <w:r w:rsidRPr="00041FDF">
        <w:rPr>
          <w:rFonts w:eastAsia="Verdana" w:cs="Verdana"/>
          <w:color w:val="000000" w:themeColor="text1"/>
          <w:lang w:val="en-US"/>
        </w:rPr>
        <w:t> </w:t>
      </w:r>
    </w:p>
    <w:p w:rsidRPr="00041FDF" w:rsidR="00041FDF" w:rsidP="00041FDF" w:rsidRDefault="00041FDF" w14:paraId="2599FC2A" w14:textId="77777777">
      <w:pPr>
        <w:rPr>
          <w:rFonts w:eastAsia="Verdana" w:cs="Verdana"/>
          <w:color w:val="000000" w:themeColor="text1"/>
          <w:lang w:val="en-US"/>
        </w:rPr>
      </w:pPr>
      <w:r w:rsidRPr="00041FDF">
        <w:rPr>
          <w:rFonts w:eastAsia="Verdana" w:cs="Verdana"/>
          <w:color w:val="000000" w:themeColor="text1"/>
          <w:lang w:val="en-US"/>
        </w:rPr>
        <w:t xml:space="preserve">If you encounter any issues or have questions, please contact us at </w:t>
      </w:r>
      <w:hyperlink w:tgtFrame="_blank" w:history="1" r:id="rId12">
        <w:r w:rsidRPr="00041FDF">
          <w:rPr>
            <w:rStyle w:val="Hyperlink"/>
            <w:rFonts w:eastAsia="Verdana" w:cs="Verdana"/>
            <w:lang w:val="en-US"/>
          </w:rPr>
          <w:t>HCPSupport@WorkSafeBC.com</w:t>
        </w:r>
      </w:hyperlink>
      <w:r w:rsidRPr="00041FDF">
        <w:rPr>
          <w:rFonts w:eastAsia="Verdana" w:cs="Verdana"/>
          <w:color w:val="000000" w:themeColor="text1"/>
          <w:lang w:val="en-US"/>
        </w:rPr>
        <w:t>. </w:t>
      </w:r>
    </w:p>
    <w:p w:rsidRPr="005A04FB" w:rsidR="00216D80" w:rsidP="00041FDF" w:rsidRDefault="00216D80" w14:paraId="014652BF" w14:textId="5D2933DD">
      <w:pPr>
        <w:rPr>
          <w:rStyle w:val="normaltextrun"/>
          <w:rFonts w:eastAsia="Verdana" w:cs="Verdana"/>
          <w:color w:val="000000" w:themeColor="text1"/>
          <w:lang w:val="en-US"/>
        </w:rPr>
      </w:pPr>
    </w:p>
    <w:sectPr w:rsidRPr="005A04FB" w:rsidR="00216D80" w:rsidSect="005C7213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orient="portrait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7DAC" w:rsidP="0060742E" w:rsidRDefault="00917DAC" w14:paraId="6718F1D6" w14:textId="77777777">
      <w:r>
        <w:separator/>
      </w:r>
    </w:p>
  </w:endnote>
  <w:endnote w:type="continuationSeparator" w:id="0">
    <w:p w:rsidR="00917DAC" w:rsidP="0060742E" w:rsidRDefault="00917DAC" w14:paraId="51CFF2AE" w14:textId="77777777">
      <w:r>
        <w:continuationSeparator/>
      </w:r>
    </w:p>
  </w:endnote>
  <w:endnote w:type="continuationNotice" w:id="1">
    <w:p w:rsidR="00917DAC" w:rsidRDefault="00917DAC" w14:paraId="0DDFEFF4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05EB" w:rsidP="007505EB" w:rsidRDefault="00A900AB" w14:paraId="5F7ACE8B" w14:textId="21643A2E">
    <w:pPr>
      <w:pStyle w:val="Footer"/>
      <w:framePr w:wrap="around" w:hAnchor="margin" w:vAnchor="text" w:y="1"/>
      <w:rPr>
        <w:rStyle w:val="PageNumber"/>
      </w:rPr>
    </w:pPr>
    <w:r>
      <w:rPr>
        <w:rStyle w:val="PageNumber"/>
      </w:rPr>
      <w:fldChar w:fldCharType="begin"/>
    </w:r>
    <w:r w:rsidR="007505EB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240">
      <w:rPr>
        <w:rStyle w:val="PageNumber"/>
        <w:noProof/>
      </w:rPr>
      <w:t>1</w:t>
    </w:r>
    <w:r>
      <w:rPr>
        <w:rStyle w:val="PageNumber"/>
      </w:rPr>
      <w:fldChar w:fldCharType="end"/>
    </w:r>
  </w:p>
  <w:p w:rsidR="007505EB" w:rsidP="00AC371A" w:rsidRDefault="007505EB" w14:paraId="055296FF" w14:textId="77777777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26"/>
      <w:gridCol w:w="4225"/>
      <w:gridCol w:w="4226"/>
      <w:gridCol w:w="1823"/>
    </w:tblGrid>
    <w:tr w:rsidR="007505EB" w:rsidTr="006A7BF6" w14:paraId="3C44BB1B" w14:textId="77777777">
      <w:trPr>
        <w:trHeight w:val="454"/>
      </w:trPr>
      <w:tc>
        <w:tcPr>
          <w:tcW w:w="533" w:type="dxa"/>
        </w:tcPr>
        <w:p w:rsidRPr="00761A03" w:rsidR="007505EB" w:rsidP="00BD4917" w:rsidRDefault="007505EB" w14:paraId="1BF8F12D" w14:textId="77777777">
          <w:pPr>
            <w:pStyle w:val="Footer"/>
            <w:ind w:firstLine="360"/>
            <w:rPr>
              <w:vertAlign w:val="subscript"/>
            </w:rPr>
          </w:pPr>
        </w:p>
      </w:tc>
      <w:tc>
        <w:tcPr>
          <w:tcW w:w="4312" w:type="dxa"/>
        </w:tcPr>
        <w:p w:rsidR="007505EB" w:rsidP="00BD4917" w:rsidRDefault="007505EB" w14:paraId="384903C5" w14:textId="77777777">
          <w:pPr>
            <w:spacing w:before="120"/>
            <w:ind w:right="-113"/>
            <w:jc w:val="center"/>
            <w:rPr>
              <w:b/>
              <w:iCs/>
            </w:rPr>
          </w:pPr>
        </w:p>
      </w:tc>
      <w:tc>
        <w:tcPr>
          <w:tcW w:w="4313" w:type="dxa"/>
        </w:tcPr>
        <w:p w:rsidR="007505EB" w:rsidP="00BD4917" w:rsidRDefault="007505EB" w14:paraId="64226DC9" w14:textId="77777777">
          <w:pPr>
            <w:spacing w:before="120"/>
            <w:ind w:left="-35"/>
            <w:jc w:val="center"/>
            <w:rPr>
              <w:iCs/>
            </w:rPr>
          </w:pPr>
        </w:p>
      </w:tc>
      <w:tc>
        <w:tcPr>
          <w:tcW w:w="1858" w:type="dxa"/>
          <w:vAlign w:val="center"/>
        </w:tcPr>
        <w:p w:rsidRPr="008D2AC1" w:rsidR="007505EB" w:rsidP="00BD4917" w:rsidRDefault="007505EB" w14:paraId="17DAB454" w14:textId="77777777">
          <w:pPr>
            <w:pStyle w:val="Footer"/>
            <w:ind w:left="34"/>
            <w:jc w:val="right"/>
            <w:rPr>
              <w:noProof/>
              <w:vertAlign w:val="subscript"/>
            </w:rPr>
          </w:pPr>
        </w:p>
      </w:tc>
    </w:tr>
  </w:tbl>
  <w:p w:rsidRPr="004A2E6C" w:rsidR="007505EB" w:rsidP="00AC371A" w:rsidRDefault="007505EB" w14:paraId="33CAC450" w14:textId="77777777">
    <w:pPr>
      <w:pStyle w:val="Footer"/>
      <w:framePr w:wrap="around" w:hAnchor="page" w:vAnchor="text" w:x="641" w:y="116"/>
      <w:ind w:firstLine="360"/>
      <w:rPr>
        <w:rStyle w:val="PageNumber"/>
        <w:color w:val="000000" w:themeColor="text1"/>
      </w:rPr>
    </w:pPr>
  </w:p>
  <w:p w:rsidR="007505EB" w:rsidP="00AC371A" w:rsidRDefault="007505EB" w14:paraId="04DA122C" w14:textId="6AABD781">
    <w:pPr>
      <w:pStyle w:val="Footer"/>
      <w:framePr w:wrap="around" w:hAnchor="page" w:vAnchor="text" w:x="788" w:y="116"/>
      <w:rPr>
        <w:rStyle w:val="PageNumber"/>
      </w:rPr>
    </w:pPr>
  </w:p>
  <w:tbl>
    <w:tblPr>
      <w:tblStyle w:val="TableGrid"/>
      <w:tblW w:w="0" w:type="auto"/>
      <w:tblBorders>
        <w:top w:val="single" w:color="ED8B00" w:themeColor="accent1" w:sz="12" w:space="0"/>
        <w:left w:val="none" w:color="auto" w:sz="0" w:space="0"/>
        <w:bottom w:val="none" w:color="auto" w:sz="0" w:space="0"/>
        <w:right w:val="none" w:color="auto" w:sz="0" w:space="0"/>
        <w:insideH w:val="single" w:color="ED8B00" w:themeColor="accent1" w:sz="12" w:space="0"/>
        <w:insideV w:val="single" w:color="ED8B00" w:themeColor="accent1" w:sz="12" w:space="0"/>
      </w:tblBorders>
      <w:tblLook w:val="04A0" w:firstRow="1" w:lastRow="0" w:firstColumn="1" w:lastColumn="0" w:noHBand="0" w:noVBand="1"/>
    </w:tblPr>
    <w:tblGrid>
      <w:gridCol w:w="524"/>
      <w:gridCol w:w="5929"/>
      <w:gridCol w:w="2485"/>
      <w:gridCol w:w="1862"/>
    </w:tblGrid>
    <w:tr w:rsidR="005C7213" w:rsidTr="758D985B" w14:paraId="2919D89A" w14:textId="77777777">
      <w:trPr>
        <w:trHeight w:val="454"/>
      </w:trPr>
      <w:tc>
        <w:tcPr>
          <w:tcW w:w="524" w:type="dxa"/>
        </w:tcPr>
        <w:p w:rsidRPr="00761A03" w:rsidR="005C7213" w:rsidP="005C7213" w:rsidRDefault="005C7213" w14:paraId="1A4BAFB6" w14:textId="77777777">
          <w:pPr>
            <w:pStyle w:val="Footer"/>
            <w:ind w:firstLine="360"/>
            <w:rPr>
              <w:vertAlign w:val="subscript"/>
            </w:rPr>
          </w:pPr>
        </w:p>
      </w:tc>
      <w:tc>
        <w:tcPr>
          <w:tcW w:w="5929" w:type="dxa"/>
        </w:tcPr>
        <w:p w:rsidRPr="002034E1" w:rsidR="005C7213" w:rsidP="758D985B" w:rsidRDefault="758D985B" w14:paraId="64A09D9A" w14:textId="0AB9C8D8">
          <w:pPr>
            <w:spacing w:before="100"/>
            <w:ind w:left="-108" w:right="-111"/>
            <w:jc w:val="center"/>
          </w:pPr>
          <w:r>
            <w:t xml:space="preserve">Provider </w:t>
          </w:r>
          <w:proofErr w:type="spellStart"/>
          <w:r>
            <w:t>BCeID</w:t>
          </w:r>
          <w:proofErr w:type="spellEnd"/>
          <w:r>
            <w:t xml:space="preserve"> migration to </w:t>
          </w:r>
          <w:r w:rsidR="004B1891">
            <w:t xml:space="preserve">WorkSafeBC </w:t>
          </w:r>
          <w:r w:rsidR="005D6838">
            <w:t>account</w:t>
          </w:r>
          <w:r>
            <w:t xml:space="preserve"> – email to HCP/HCO managers</w:t>
          </w:r>
        </w:p>
      </w:tc>
      <w:tc>
        <w:tcPr>
          <w:tcW w:w="2485" w:type="dxa"/>
        </w:tcPr>
        <w:p w:rsidRPr="00457417" w:rsidR="005C7213" w:rsidP="005C7213" w:rsidRDefault="758D985B" w14:paraId="00CAF78A" w14:textId="4A51032A">
          <w:pPr>
            <w:spacing w:before="100"/>
            <w:ind w:left="-108" w:right="-111"/>
            <w:jc w:val="center"/>
          </w:pPr>
          <w:r>
            <w:t>January 2025</w:t>
          </w:r>
        </w:p>
      </w:tc>
      <w:tc>
        <w:tcPr>
          <w:tcW w:w="1862" w:type="dxa"/>
          <w:vAlign w:val="center"/>
        </w:tcPr>
        <w:p w:rsidR="005C7213" w:rsidP="005C7213" w:rsidRDefault="005C7213" w14:paraId="05870D67" w14:textId="77777777">
          <w:pPr>
            <w:pStyle w:val="Footer"/>
            <w:ind w:left="34"/>
            <w:jc w:val="right"/>
          </w:pPr>
          <w:r>
            <w:rPr>
              <w:noProof/>
              <w:color w:val="2B579A"/>
              <w:shd w:val="clear" w:color="auto" w:fill="E6E6E6"/>
              <w:lang w:val="en-US"/>
            </w:rPr>
            <w:drawing>
              <wp:inline distT="0" distB="0" distL="0" distR="0" wp14:anchorId="5F97430C" wp14:editId="48F41FA1">
                <wp:extent cx="1023205" cy="253722"/>
                <wp:effectExtent l="0" t="0" r="0" b="635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ksafe-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205" cy="2537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Pr="00AC371A" w:rsidR="007505EB" w:rsidP="00CD24D9" w:rsidRDefault="007505EB" w14:paraId="2ED997CA" w14:textId="77777777">
    <w:pPr>
      <w:pStyle w:val="Footer"/>
      <w:rPr>
        <w:sz w:val="2"/>
        <w:szCs w:val="2"/>
        <w:vertAlign w:val="subscrip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0" w:type="auto"/>
      <w:tblBorders>
        <w:top w:val="single" w:color="ED8B00" w:themeColor="accent1" w:sz="12" w:space="0"/>
        <w:left w:val="none" w:color="auto" w:sz="0" w:space="0"/>
        <w:bottom w:val="none" w:color="auto" w:sz="0" w:space="0"/>
        <w:right w:val="none" w:color="auto" w:sz="0" w:space="0"/>
        <w:insideH w:val="single" w:color="ED8B00" w:themeColor="accent1" w:sz="12" w:space="0"/>
        <w:insideV w:val="single" w:color="ED8B00" w:themeColor="accent1" w:sz="12" w:space="0"/>
      </w:tblBorders>
      <w:tblLook w:val="04A0" w:firstRow="1" w:lastRow="0" w:firstColumn="1" w:lastColumn="0" w:noHBand="0" w:noVBand="1"/>
    </w:tblPr>
    <w:tblGrid>
      <w:gridCol w:w="524"/>
      <w:gridCol w:w="5930"/>
      <w:gridCol w:w="2485"/>
      <w:gridCol w:w="1861"/>
    </w:tblGrid>
    <w:tr w:rsidR="00216D80" w:rsidTr="001B5406" w14:paraId="357D1598" w14:textId="77777777">
      <w:trPr>
        <w:trHeight w:val="454"/>
      </w:trPr>
      <w:tc>
        <w:tcPr>
          <w:tcW w:w="534" w:type="dxa"/>
        </w:tcPr>
        <w:p w:rsidRPr="00761A03" w:rsidR="00216D80" w:rsidP="00216D80" w:rsidRDefault="00216D80" w14:paraId="5F6D8D77" w14:textId="77777777">
          <w:pPr>
            <w:pStyle w:val="Footer"/>
            <w:ind w:firstLine="360"/>
            <w:rPr>
              <w:vertAlign w:val="subscript"/>
            </w:rPr>
          </w:pPr>
        </w:p>
      </w:tc>
      <w:tc>
        <w:tcPr>
          <w:tcW w:w="6095" w:type="dxa"/>
        </w:tcPr>
        <w:p w:rsidRPr="002034E1" w:rsidR="00216D80" w:rsidP="00216D80" w:rsidRDefault="00216D80" w14:paraId="08D8EE98" w14:textId="72E0F6B6">
          <w:pPr>
            <w:spacing w:before="100"/>
            <w:ind w:left="-108" w:right="-111"/>
            <w:jc w:val="center"/>
            <w:rPr>
              <w:b/>
              <w:iCs/>
            </w:rPr>
          </w:pPr>
          <w:r>
            <w:rPr>
              <w:b/>
              <w:iCs/>
            </w:rPr>
            <w:t>Email: IT Security Training Module</w:t>
          </w:r>
        </w:p>
      </w:tc>
      <w:tc>
        <w:tcPr>
          <w:tcW w:w="2548" w:type="dxa"/>
        </w:tcPr>
        <w:p w:rsidRPr="00457417" w:rsidR="00216D80" w:rsidP="00216D80" w:rsidRDefault="00216D80" w14:paraId="0545E0F7" w14:textId="620D4DCB">
          <w:pPr>
            <w:spacing w:before="100"/>
            <w:ind w:left="-108" w:right="-111"/>
            <w:jc w:val="center"/>
          </w:pPr>
          <w:r>
            <w:t>Oct 21, 2022</w:t>
          </w:r>
        </w:p>
      </w:tc>
      <w:tc>
        <w:tcPr>
          <w:tcW w:w="1861" w:type="dxa"/>
          <w:vAlign w:val="center"/>
        </w:tcPr>
        <w:p w:rsidR="00216D80" w:rsidP="00216D80" w:rsidRDefault="00216D80" w14:paraId="64D4097E" w14:textId="77777777">
          <w:pPr>
            <w:pStyle w:val="Footer"/>
            <w:ind w:left="34"/>
            <w:jc w:val="right"/>
          </w:pPr>
          <w:r>
            <w:rPr>
              <w:noProof/>
              <w:color w:val="2B579A"/>
              <w:shd w:val="clear" w:color="auto" w:fill="E6E6E6"/>
              <w:lang w:val="en-US"/>
            </w:rPr>
            <w:drawing>
              <wp:inline distT="0" distB="0" distL="0" distR="0" wp14:anchorId="1AB23480" wp14:editId="4194C287">
                <wp:extent cx="1023205" cy="253722"/>
                <wp:effectExtent l="0" t="0" r="0" b="63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ksafe-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205" cy="2537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216D80" w:rsidRDefault="00216D80" w14:paraId="17597F1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7DAC" w:rsidP="0060742E" w:rsidRDefault="00917DAC" w14:paraId="7242DF91" w14:textId="77777777">
      <w:r>
        <w:separator/>
      </w:r>
    </w:p>
  </w:footnote>
  <w:footnote w:type="continuationSeparator" w:id="0">
    <w:p w:rsidR="00917DAC" w:rsidP="0060742E" w:rsidRDefault="00917DAC" w14:paraId="135000B7" w14:textId="77777777">
      <w:r>
        <w:continuationSeparator/>
      </w:r>
    </w:p>
  </w:footnote>
  <w:footnote w:type="continuationNotice" w:id="1">
    <w:p w:rsidR="00917DAC" w:rsidRDefault="00917DAC" w14:paraId="271AAC95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58D985B" w:rsidTr="758D985B" w14:paraId="4E7F11D9" w14:textId="77777777">
      <w:trPr>
        <w:trHeight w:val="300"/>
      </w:trPr>
      <w:tc>
        <w:tcPr>
          <w:tcW w:w="3600" w:type="dxa"/>
        </w:tcPr>
        <w:p w:rsidR="758D985B" w:rsidP="758D985B" w:rsidRDefault="758D985B" w14:paraId="2AE87564" w14:textId="7F1D9237">
          <w:pPr>
            <w:pStyle w:val="Header"/>
            <w:ind w:left="-115"/>
          </w:pPr>
        </w:p>
      </w:tc>
      <w:tc>
        <w:tcPr>
          <w:tcW w:w="3600" w:type="dxa"/>
        </w:tcPr>
        <w:p w:rsidR="758D985B" w:rsidP="758D985B" w:rsidRDefault="758D985B" w14:paraId="52217CB9" w14:textId="291FFB15">
          <w:pPr>
            <w:pStyle w:val="Header"/>
            <w:jc w:val="center"/>
          </w:pPr>
        </w:p>
      </w:tc>
      <w:tc>
        <w:tcPr>
          <w:tcW w:w="3600" w:type="dxa"/>
        </w:tcPr>
        <w:p w:rsidR="758D985B" w:rsidP="758D985B" w:rsidRDefault="758D985B" w14:paraId="08E4071D" w14:textId="3A97253C">
          <w:pPr>
            <w:pStyle w:val="Header"/>
            <w:ind w:right="-115"/>
            <w:jc w:val="right"/>
          </w:pPr>
        </w:p>
      </w:tc>
    </w:tr>
  </w:tbl>
  <w:p w:rsidR="758D985B" w:rsidP="758D985B" w:rsidRDefault="758D985B" w14:paraId="63789DB1" w14:textId="272AC4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C7213" w:rsidR="00216D80" w:rsidP="00216D80" w:rsidRDefault="00216D80" w14:paraId="5B93A421" w14:textId="5C69C74A">
    <w:pPr>
      <w:rPr>
        <w:spacing w:val="5"/>
        <w:kern w:val="28"/>
        <w:sz w:val="40"/>
        <w:szCs w:val="40"/>
      </w:rPr>
    </w:pPr>
    <w:r w:rsidRPr="005C7213">
      <w:rPr>
        <w:rStyle w:val="TitleChar"/>
        <w:sz w:val="40"/>
      </w:rPr>
      <w:softHyphen/>
    </w:r>
  </w:p>
  <w:p w:rsidR="00216D80" w:rsidRDefault="00216D80" w14:paraId="185EAB6B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08D6"/>
    <w:multiLevelType w:val="hybridMultilevel"/>
    <w:tmpl w:val="08FE40F8"/>
    <w:lvl w:ilvl="0" w:tplc="97507D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  <w:sz w:val="20"/>
      </w:rPr>
    </w:lvl>
    <w:lvl w:ilvl="1" w:tplc="BFE654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A052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CAC9A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E98DD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F0BB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F46B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9060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98421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E254B8"/>
    <w:multiLevelType w:val="multilevel"/>
    <w:tmpl w:val="B82038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5589F"/>
    <w:multiLevelType w:val="multilevel"/>
    <w:tmpl w:val="99E6A0C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8EA2BC6"/>
    <w:multiLevelType w:val="multilevel"/>
    <w:tmpl w:val="F540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0ABAA954"/>
    <w:multiLevelType w:val="multilevel"/>
    <w:tmpl w:val="2AE6159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E8D770A"/>
    <w:multiLevelType w:val="hybridMultilevel"/>
    <w:tmpl w:val="3DE0315A"/>
    <w:lvl w:ilvl="0" w:tplc="CCD244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C2CBA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3807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A44D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88B5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6C8F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78EA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E80E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92F0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59F2B2F"/>
    <w:multiLevelType w:val="multilevel"/>
    <w:tmpl w:val="C8C2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1CA93AE0"/>
    <w:multiLevelType w:val="hybridMultilevel"/>
    <w:tmpl w:val="1C32EF94"/>
    <w:lvl w:ilvl="0" w:tplc="C35EA00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299A74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BC74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A0C6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CAFB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7AFF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D2E6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60D8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6E2D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6E25937"/>
    <w:multiLevelType w:val="hybridMultilevel"/>
    <w:tmpl w:val="CED8D6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541F68"/>
    <w:multiLevelType w:val="hybridMultilevel"/>
    <w:tmpl w:val="CDF85130"/>
    <w:lvl w:ilvl="0" w:tplc="F3221A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6CCD4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44DF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309E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88AD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F892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8CBC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B5E0E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984B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83DC781"/>
    <w:multiLevelType w:val="multilevel"/>
    <w:tmpl w:val="B7EA080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B9F3F28"/>
    <w:multiLevelType w:val="hybridMultilevel"/>
    <w:tmpl w:val="50CAB15E"/>
    <w:lvl w:ilvl="0" w:tplc="D2907BC4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1" w:tplc="884A02F6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2" w:tplc="F3A0E802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3" w:tplc="2FAE862E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4" w:tplc="2C5E82E4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5" w:tplc="C5EA2A94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6" w:tplc="DC0E9DF0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7" w:tplc="83FE065E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8" w:tplc="AF46B96A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</w:abstractNum>
  <w:abstractNum w:abstractNumId="12" w15:restartNumberingAfterBreak="0">
    <w:nsid w:val="2BF5F727"/>
    <w:multiLevelType w:val="hybridMultilevel"/>
    <w:tmpl w:val="FFFFFFFF"/>
    <w:lvl w:ilvl="0" w:tplc="FC443FD8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C3D0BD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B07B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80D9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4300D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1C69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CE76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CACE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989E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05292E7"/>
    <w:multiLevelType w:val="hybridMultilevel"/>
    <w:tmpl w:val="0554CBEE"/>
    <w:lvl w:ilvl="0" w:tplc="FA24C3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4661E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6E279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12E1F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F1A79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04F1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06E4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A680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740B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262F095"/>
    <w:multiLevelType w:val="hybridMultilevel"/>
    <w:tmpl w:val="D49C17AC"/>
    <w:lvl w:ilvl="0" w:tplc="9B268BB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4E7E98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1AFB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B4F4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ACD4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C4DE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CACE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984C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64C4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9250DB6"/>
    <w:multiLevelType w:val="multilevel"/>
    <w:tmpl w:val="41B41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DC5EC3"/>
    <w:multiLevelType w:val="hybridMultilevel"/>
    <w:tmpl w:val="8978582E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2BF602B"/>
    <w:multiLevelType w:val="multilevel"/>
    <w:tmpl w:val="517453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AE3F6A"/>
    <w:multiLevelType w:val="hybridMultilevel"/>
    <w:tmpl w:val="773A8270"/>
    <w:lvl w:ilvl="0" w:tplc="6D4A39C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  <w:color w:val="000000" w:themeColor="text1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50CB324A"/>
    <w:multiLevelType w:val="hybridMultilevel"/>
    <w:tmpl w:val="EE8AC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BF781F"/>
    <w:multiLevelType w:val="multilevel"/>
    <w:tmpl w:val="6946165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ED8B00"/>
      </w:rPr>
    </w:lvl>
    <w:lvl w:ilvl="1">
      <w:start w:val="1"/>
      <w:numFmt w:val="bullet"/>
      <w:pStyle w:val="2ndLevelBullet"/>
      <w:lvlText w:val=""/>
      <w:lvlJc w:val="left"/>
      <w:pPr>
        <w:ind w:left="1440" w:hanging="360"/>
      </w:pPr>
      <w:rPr>
        <w:rFonts w:hint="default" w:ascii="Symbol" w:hAnsi="Symbol"/>
        <w:color w:val="6399AE"/>
      </w:rPr>
    </w:lvl>
    <w:lvl w:ilvl="2">
      <w:start w:val="1"/>
      <w:numFmt w:val="bullet"/>
      <w:pStyle w:val="3rdLevelBullet"/>
      <w:lvlText w:val=""/>
      <w:lvlJc w:val="left"/>
      <w:pPr>
        <w:ind w:left="2160" w:hanging="360"/>
      </w:pPr>
      <w:rPr>
        <w:rFonts w:hint="default" w:ascii="Symbol" w:hAnsi="Symbol"/>
        <w:color w:val="696158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Restart w:val="3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65C5593"/>
    <w:multiLevelType w:val="multilevel"/>
    <w:tmpl w:val="459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59350306"/>
    <w:multiLevelType w:val="multilevel"/>
    <w:tmpl w:val="400C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88CA3C"/>
    <w:multiLevelType w:val="hybridMultilevel"/>
    <w:tmpl w:val="38568CA8"/>
    <w:lvl w:ilvl="0" w:tplc="741E3F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1C0BD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46D6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72EB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A7638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8E876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1EF7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62453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50FD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0606155"/>
    <w:multiLevelType w:val="hybridMultilevel"/>
    <w:tmpl w:val="FB1E5E98"/>
    <w:lvl w:ilvl="0" w:tplc="545CCB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8A98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163E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CA6B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254A7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B6AA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4C85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C8A2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04CF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6F223C6"/>
    <w:multiLevelType w:val="multilevel"/>
    <w:tmpl w:val="4F0C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6E7C67A1"/>
    <w:multiLevelType w:val="multilevel"/>
    <w:tmpl w:val="B392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7270CBD4"/>
    <w:multiLevelType w:val="hybridMultilevel"/>
    <w:tmpl w:val="A27E664C"/>
    <w:lvl w:ilvl="0" w:tplc="10583D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4AEA7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F0D3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EEBE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E8D8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22F7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D8B1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B0FA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6691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47616CF"/>
    <w:multiLevelType w:val="multilevel"/>
    <w:tmpl w:val="551C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7B4CD184"/>
    <w:multiLevelType w:val="hybridMultilevel"/>
    <w:tmpl w:val="CB004C98"/>
    <w:lvl w:ilvl="0" w:tplc="FAC86A2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B2D078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16B3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1E2E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CC6F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365B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422C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E60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1885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0849996">
    <w:abstractNumId w:val="23"/>
  </w:num>
  <w:num w:numId="2" w16cid:durableId="569660831">
    <w:abstractNumId w:val="13"/>
  </w:num>
  <w:num w:numId="3" w16cid:durableId="595402541">
    <w:abstractNumId w:val="24"/>
  </w:num>
  <w:num w:numId="4" w16cid:durableId="830022133">
    <w:abstractNumId w:val="9"/>
  </w:num>
  <w:num w:numId="5" w16cid:durableId="649401484">
    <w:abstractNumId w:val="27"/>
  </w:num>
  <w:num w:numId="6" w16cid:durableId="332878140">
    <w:abstractNumId w:val="0"/>
  </w:num>
  <w:num w:numId="7" w16cid:durableId="1966691400">
    <w:abstractNumId w:val="10"/>
  </w:num>
  <w:num w:numId="8" w16cid:durableId="1587882848">
    <w:abstractNumId w:val="2"/>
  </w:num>
  <w:num w:numId="9" w16cid:durableId="839733347">
    <w:abstractNumId w:val="4"/>
  </w:num>
  <w:num w:numId="10" w16cid:durableId="1959413133">
    <w:abstractNumId w:val="14"/>
  </w:num>
  <w:num w:numId="11" w16cid:durableId="820652873">
    <w:abstractNumId w:val="29"/>
  </w:num>
  <w:num w:numId="12" w16cid:durableId="1583178835">
    <w:abstractNumId w:val="7"/>
  </w:num>
  <w:num w:numId="13" w16cid:durableId="1884519158">
    <w:abstractNumId w:val="20"/>
  </w:num>
  <w:num w:numId="14" w16cid:durableId="841090016">
    <w:abstractNumId w:val="20"/>
  </w:num>
  <w:num w:numId="15" w16cid:durableId="688874777">
    <w:abstractNumId w:val="20"/>
  </w:num>
  <w:num w:numId="16" w16cid:durableId="1903171623">
    <w:abstractNumId w:val="20"/>
  </w:num>
  <w:num w:numId="17" w16cid:durableId="1464498265">
    <w:abstractNumId w:val="20"/>
  </w:num>
  <w:num w:numId="18" w16cid:durableId="385032100">
    <w:abstractNumId w:val="20"/>
  </w:num>
  <w:num w:numId="19" w16cid:durableId="224536631">
    <w:abstractNumId w:val="20"/>
  </w:num>
  <w:num w:numId="20" w16cid:durableId="358891297">
    <w:abstractNumId w:val="20"/>
  </w:num>
  <w:num w:numId="21" w16cid:durableId="147937771">
    <w:abstractNumId w:val="20"/>
  </w:num>
  <w:num w:numId="22" w16cid:durableId="233588218">
    <w:abstractNumId w:val="20"/>
  </w:num>
  <w:num w:numId="23" w16cid:durableId="1498574625">
    <w:abstractNumId w:val="6"/>
  </w:num>
  <w:num w:numId="24" w16cid:durableId="1116674569">
    <w:abstractNumId w:val="22"/>
  </w:num>
  <w:num w:numId="25" w16cid:durableId="441146232">
    <w:abstractNumId w:val="8"/>
  </w:num>
  <w:num w:numId="26" w16cid:durableId="56130489">
    <w:abstractNumId w:val="5"/>
  </w:num>
  <w:num w:numId="27" w16cid:durableId="1407679850">
    <w:abstractNumId w:val="16"/>
  </w:num>
  <w:num w:numId="28" w16cid:durableId="641077108">
    <w:abstractNumId w:val="25"/>
  </w:num>
  <w:num w:numId="29" w16cid:durableId="2141262919">
    <w:abstractNumId w:val="26"/>
  </w:num>
  <w:num w:numId="30" w16cid:durableId="409154218">
    <w:abstractNumId w:val="3"/>
  </w:num>
  <w:num w:numId="31" w16cid:durableId="153649122">
    <w:abstractNumId w:val="21"/>
  </w:num>
  <w:num w:numId="32" w16cid:durableId="858160490">
    <w:abstractNumId w:val="28"/>
  </w:num>
  <w:num w:numId="33" w16cid:durableId="1422140560">
    <w:abstractNumId w:val="11"/>
  </w:num>
  <w:num w:numId="34" w16cid:durableId="11033030">
    <w:abstractNumId w:val="12"/>
  </w:num>
  <w:num w:numId="35" w16cid:durableId="1293756496">
    <w:abstractNumId w:val="18"/>
  </w:num>
  <w:num w:numId="36" w16cid:durableId="1503157713">
    <w:abstractNumId w:val="19"/>
  </w:num>
  <w:num w:numId="37" w16cid:durableId="76250269">
    <w:abstractNumId w:val="15"/>
  </w:num>
  <w:num w:numId="38" w16cid:durableId="539244959">
    <w:abstractNumId w:val="1"/>
  </w:num>
  <w:num w:numId="39" w16cid:durableId="10654901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true"/>
  <w:defaultTabStop w:val="720"/>
  <w:drawingGridHorizontalSpacing w:val="10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D47"/>
    <w:rsid w:val="000033BB"/>
    <w:rsid w:val="00005CF6"/>
    <w:rsid w:val="00013C3F"/>
    <w:rsid w:val="00014190"/>
    <w:rsid w:val="00014BD7"/>
    <w:rsid w:val="000156BD"/>
    <w:rsid w:val="0002254E"/>
    <w:rsid w:val="0002286D"/>
    <w:rsid w:val="00022ABC"/>
    <w:rsid w:val="0002597B"/>
    <w:rsid w:val="00027C42"/>
    <w:rsid w:val="00033BB0"/>
    <w:rsid w:val="00035593"/>
    <w:rsid w:val="00035F72"/>
    <w:rsid w:val="00036911"/>
    <w:rsid w:val="00041E99"/>
    <w:rsid w:val="00041FDF"/>
    <w:rsid w:val="00042793"/>
    <w:rsid w:val="00046A3B"/>
    <w:rsid w:val="00046D1B"/>
    <w:rsid w:val="00047B1A"/>
    <w:rsid w:val="00050FE3"/>
    <w:rsid w:val="000517AC"/>
    <w:rsid w:val="00051908"/>
    <w:rsid w:val="00051F41"/>
    <w:rsid w:val="00051FD1"/>
    <w:rsid w:val="00052B01"/>
    <w:rsid w:val="00064220"/>
    <w:rsid w:val="00065786"/>
    <w:rsid w:val="00066BD4"/>
    <w:rsid w:val="000678CB"/>
    <w:rsid w:val="0007105A"/>
    <w:rsid w:val="00071B30"/>
    <w:rsid w:val="000735A4"/>
    <w:rsid w:val="00074A08"/>
    <w:rsid w:val="00076C95"/>
    <w:rsid w:val="00080154"/>
    <w:rsid w:val="00080375"/>
    <w:rsid w:val="0008089A"/>
    <w:rsid w:val="0008101A"/>
    <w:rsid w:val="00081DBF"/>
    <w:rsid w:val="00082A97"/>
    <w:rsid w:val="000843A9"/>
    <w:rsid w:val="0008565F"/>
    <w:rsid w:val="000879B6"/>
    <w:rsid w:val="000903F1"/>
    <w:rsid w:val="0009119D"/>
    <w:rsid w:val="00091EC1"/>
    <w:rsid w:val="00092699"/>
    <w:rsid w:val="0009323D"/>
    <w:rsid w:val="000932F7"/>
    <w:rsid w:val="000956E7"/>
    <w:rsid w:val="00096937"/>
    <w:rsid w:val="00096D39"/>
    <w:rsid w:val="00096EE5"/>
    <w:rsid w:val="00097667"/>
    <w:rsid w:val="0009A938"/>
    <w:rsid w:val="000A244F"/>
    <w:rsid w:val="000A2BC9"/>
    <w:rsid w:val="000A4D8E"/>
    <w:rsid w:val="000A55C4"/>
    <w:rsid w:val="000A5F8B"/>
    <w:rsid w:val="000A67AE"/>
    <w:rsid w:val="000A6EE3"/>
    <w:rsid w:val="000A7F9E"/>
    <w:rsid w:val="000A824A"/>
    <w:rsid w:val="000B56EB"/>
    <w:rsid w:val="000C20A6"/>
    <w:rsid w:val="000C576C"/>
    <w:rsid w:val="000D4461"/>
    <w:rsid w:val="000D4C17"/>
    <w:rsid w:val="000D4DA5"/>
    <w:rsid w:val="000D51AE"/>
    <w:rsid w:val="000D58C5"/>
    <w:rsid w:val="000D73DF"/>
    <w:rsid w:val="000D7D61"/>
    <w:rsid w:val="000D7DBE"/>
    <w:rsid w:val="000E124F"/>
    <w:rsid w:val="000E251B"/>
    <w:rsid w:val="000E270F"/>
    <w:rsid w:val="000E483B"/>
    <w:rsid w:val="000E52DB"/>
    <w:rsid w:val="000F0713"/>
    <w:rsid w:val="000F15FB"/>
    <w:rsid w:val="000F2B95"/>
    <w:rsid w:val="000F4552"/>
    <w:rsid w:val="000F58A3"/>
    <w:rsid w:val="000F76B7"/>
    <w:rsid w:val="000F7E5A"/>
    <w:rsid w:val="001018A8"/>
    <w:rsid w:val="00103B44"/>
    <w:rsid w:val="00113339"/>
    <w:rsid w:val="001156CF"/>
    <w:rsid w:val="00120C1D"/>
    <w:rsid w:val="00122CEB"/>
    <w:rsid w:val="001239ED"/>
    <w:rsid w:val="001242B3"/>
    <w:rsid w:val="00125373"/>
    <w:rsid w:val="00126164"/>
    <w:rsid w:val="00133DD1"/>
    <w:rsid w:val="001341B9"/>
    <w:rsid w:val="00135794"/>
    <w:rsid w:val="00136ECA"/>
    <w:rsid w:val="0014287D"/>
    <w:rsid w:val="001448D0"/>
    <w:rsid w:val="00145A9B"/>
    <w:rsid w:val="00151468"/>
    <w:rsid w:val="00153B7B"/>
    <w:rsid w:val="0015457D"/>
    <w:rsid w:val="00156AFF"/>
    <w:rsid w:val="00157CE4"/>
    <w:rsid w:val="00161152"/>
    <w:rsid w:val="001623EB"/>
    <w:rsid w:val="00164E85"/>
    <w:rsid w:val="00171250"/>
    <w:rsid w:val="00172EC1"/>
    <w:rsid w:val="00177FC7"/>
    <w:rsid w:val="00181730"/>
    <w:rsid w:val="00185827"/>
    <w:rsid w:val="00190136"/>
    <w:rsid w:val="001935D6"/>
    <w:rsid w:val="00194A1C"/>
    <w:rsid w:val="0019511C"/>
    <w:rsid w:val="001A4417"/>
    <w:rsid w:val="001A585A"/>
    <w:rsid w:val="001A666A"/>
    <w:rsid w:val="001A6C40"/>
    <w:rsid w:val="001A7BED"/>
    <w:rsid w:val="001B0878"/>
    <w:rsid w:val="001B3EC9"/>
    <w:rsid w:val="001B5406"/>
    <w:rsid w:val="001C0327"/>
    <w:rsid w:val="001C4DA2"/>
    <w:rsid w:val="001C5AD7"/>
    <w:rsid w:val="001C7251"/>
    <w:rsid w:val="001C79F6"/>
    <w:rsid w:val="001C7D74"/>
    <w:rsid w:val="001D1815"/>
    <w:rsid w:val="001D1B44"/>
    <w:rsid w:val="001D3F7D"/>
    <w:rsid w:val="001D4D82"/>
    <w:rsid w:val="001E2816"/>
    <w:rsid w:val="001E419E"/>
    <w:rsid w:val="001E6FE4"/>
    <w:rsid w:val="001E7430"/>
    <w:rsid w:val="001F0468"/>
    <w:rsid w:val="001F2272"/>
    <w:rsid w:val="001F2F67"/>
    <w:rsid w:val="001F3184"/>
    <w:rsid w:val="001F3409"/>
    <w:rsid w:val="001F39F6"/>
    <w:rsid w:val="001F5EE7"/>
    <w:rsid w:val="001F6C00"/>
    <w:rsid w:val="001F6F5B"/>
    <w:rsid w:val="00200ABC"/>
    <w:rsid w:val="0020163F"/>
    <w:rsid w:val="00202164"/>
    <w:rsid w:val="00202624"/>
    <w:rsid w:val="0020265A"/>
    <w:rsid w:val="002035CE"/>
    <w:rsid w:val="00206BF3"/>
    <w:rsid w:val="00207244"/>
    <w:rsid w:val="00210C57"/>
    <w:rsid w:val="0021377F"/>
    <w:rsid w:val="0021683C"/>
    <w:rsid w:val="00216D80"/>
    <w:rsid w:val="0022030B"/>
    <w:rsid w:val="00220E56"/>
    <w:rsid w:val="00222118"/>
    <w:rsid w:val="00222E42"/>
    <w:rsid w:val="002236F2"/>
    <w:rsid w:val="00223A1D"/>
    <w:rsid w:val="00226B3F"/>
    <w:rsid w:val="00232D08"/>
    <w:rsid w:val="00232D58"/>
    <w:rsid w:val="002345D6"/>
    <w:rsid w:val="002354BD"/>
    <w:rsid w:val="00236A57"/>
    <w:rsid w:val="00236B18"/>
    <w:rsid w:val="00237D0B"/>
    <w:rsid w:val="00241CDE"/>
    <w:rsid w:val="00242E98"/>
    <w:rsid w:val="00243D5F"/>
    <w:rsid w:val="002456D8"/>
    <w:rsid w:val="00246B7C"/>
    <w:rsid w:val="00250F9C"/>
    <w:rsid w:val="00255AA7"/>
    <w:rsid w:val="00255F07"/>
    <w:rsid w:val="00256C83"/>
    <w:rsid w:val="00260683"/>
    <w:rsid w:val="00262F0F"/>
    <w:rsid w:val="002660C9"/>
    <w:rsid w:val="002708E2"/>
    <w:rsid w:val="00270D4B"/>
    <w:rsid w:val="00271359"/>
    <w:rsid w:val="002718D4"/>
    <w:rsid w:val="00271AE3"/>
    <w:rsid w:val="00272522"/>
    <w:rsid w:val="00273535"/>
    <w:rsid w:val="002748B5"/>
    <w:rsid w:val="00280648"/>
    <w:rsid w:val="00281288"/>
    <w:rsid w:val="002818AD"/>
    <w:rsid w:val="002846A1"/>
    <w:rsid w:val="00284FC0"/>
    <w:rsid w:val="0028589B"/>
    <w:rsid w:val="00286CA3"/>
    <w:rsid w:val="002924CB"/>
    <w:rsid w:val="00292891"/>
    <w:rsid w:val="00293A7A"/>
    <w:rsid w:val="002960E0"/>
    <w:rsid w:val="002A0CA8"/>
    <w:rsid w:val="002A5B77"/>
    <w:rsid w:val="002B5D66"/>
    <w:rsid w:val="002C55C8"/>
    <w:rsid w:val="002C58D0"/>
    <w:rsid w:val="002C6028"/>
    <w:rsid w:val="002C781B"/>
    <w:rsid w:val="002D2424"/>
    <w:rsid w:val="002D7384"/>
    <w:rsid w:val="002E0722"/>
    <w:rsid w:val="002E114C"/>
    <w:rsid w:val="002E291C"/>
    <w:rsid w:val="002E2B1D"/>
    <w:rsid w:val="002E45AB"/>
    <w:rsid w:val="002E5C2B"/>
    <w:rsid w:val="002F042E"/>
    <w:rsid w:val="002F18FD"/>
    <w:rsid w:val="002F277B"/>
    <w:rsid w:val="002F3429"/>
    <w:rsid w:val="002F372C"/>
    <w:rsid w:val="002F49FF"/>
    <w:rsid w:val="002F4ED8"/>
    <w:rsid w:val="002F7430"/>
    <w:rsid w:val="00300751"/>
    <w:rsid w:val="003007D7"/>
    <w:rsid w:val="00301C4E"/>
    <w:rsid w:val="00302B77"/>
    <w:rsid w:val="00303417"/>
    <w:rsid w:val="00303D47"/>
    <w:rsid w:val="00307D73"/>
    <w:rsid w:val="00311ECC"/>
    <w:rsid w:val="00312A76"/>
    <w:rsid w:val="00315BC6"/>
    <w:rsid w:val="00317141"/>
    <w:rsid w:val="00322BDC"/>
    <w:rsid w:val="00323B87"/>
    <w:rsid w:val="00324082"/>
    <w:rsid w:val="00324494"/>
    <w:rsid w:val="003251A6"/>
    <w:rsid w:val="003257DD"/>
    <w:rsid w:val="00325899"/>
    <w:rsid w:val="003270C6"/>
    <w:rsid w:val="00331B01"/>
    <w:rsid w:val="00331CF9"/>
    <w:rsid w:val="00335D64"/>
    <w:rsid w:val="00341B75"/>
    <w:rsid w:val="00341D3A"/>
    <w:rsid w:val="003438AD"/>
    <w:rsid w:val="00344A1B"/>
    <w:rsid w:val="0034681D"/>
    <w:rsid w:val="003474F5"/>
    <w:rsid w:val="00353BFA"/>
    <w:rsid w:val="00354432"/>
    <w:rsid w:val="00354798"/>
    <w:rsid w:val="003601C3"/>
    <w:rsid w:val="00363A3D"/>
    <w:rsid w:val="00365183"/>
    <w:rsid w:val="00365BA1"/>
    <w:rsid w:val="00365D01"/>
    <w:rsid w:val="00370190"/>
    <w:rsid w:val="00372D9A"/>
    <w:rsid w:val="0037655C"/>
    <w:rsid w:val="003801B3"/>
    <w:rsid w:val="0038329A"/>
    <w:rsid w:val="00383949"/>
    <w:rsid w:val="003901B0"/>
    <w:rsid w:val="00393291"/>
    <w:rsid w:val="003A3B84"/>
    <w:rsid w:val="003A40CB"/>
    <w:rsid w:val="003A45BC"/>
    <w:rsid w:val="003A6DEA"/>
    <w:rsid w:val="003A77D6"/>
    <w:rsid w:val="003B17C0"/>
    <w:rsid w:val="003B1844"/>
    <w:rsid w:val="003B4694"/>
    <w:rsid w:val="003B624C"/>
    <w:rsid w:val="003B6378"/>
    <w:rsid w:val="003B742C"/>
    <w:rsid w:val="003B7C52"/>
    <w:rsid w:val="003C1201"/>
    <w:rsid w:val="003C386B"/>
    <w:rsid w:val="003C3CB1"/>
    <w:rsid w:val="003C58C3"/>
    <w:rsid w:val="003D05DF"/>
    <w:rsid w:val="003D224D"/>
    <w:rsid w:val="003D2D03"/>
    <w:rsid w:val="003D40E9"/>
    <w:rsid w:val="003D40FD"/>
    <w:rsid w:val="003D4586"/>
    <w:rsid w:val="003D593F"/>
    <w:rsid w:val="003D5B4B"/>
    <w:rsid w:val="003D6ABD"/>
    <w:rsid w:val="003D7521"/>
    <w:rsid w:val="003E1717"/>
    <w:rsid w:val="003E46F5"/>
    <w:rsid w:val="003E5AC5"/>
    <w:rsid w:val="003E7A04"/>
    <w:rsid w:val="003F1DF5"/>
    <w:rsid w:val="003F2E35"/>
    <w:rsid w:val="003F4749"/>
    <w:rsid w:val="003F4962"/>
    <w:rsid w:val="003F79D4"/>
    <w:rsid w:val="0040200E"/>
    <w:rsid w:val="004078AA"/>
    <w:rsid w:val="00411531"/>
    <w:rsid w:val="004128CC"/>
    <w:rsid w:val="004132B3"/>
    <w:rsid w:val="0041383D"/>
    <w:rsid w:val="00416564"/>
    <w:rsid w:val="00416939"/>
    <w:rsid w:val="00420F81"/>
    <w:rsid w:val="0042270E"/>
    <w:rsid w:val="00423990"/>
    <w:rsid w:val="00424110"/>
    <w:rsid w:val="00424773"/>
    <w:rsid w:val="00424EBD"/>
    <w:rsid w:val="0042727F"/>
    <w:rsid w:val="00427772"/>
    <w:rsid w:val="00427B1D"/>
    <w:rsid w:val="00431A52"/>
    <w:rsid w:val="00431C2B"/>
    <w:rsid w:val="00432AAC"/>
    <w:rsid w:val="00434271"/>
    <w:rsid w:val="004345DB"/>
    <w:rsid w:val="00437BFF"/>
    <w:rsid w:val="00442C9F"/>
    <w:rsid w:val="00443F8E"/>
    <w:rsid w:val="00445F0A"/>
    <w:rsid w:val="00446B57"/>
    <w:rsid w:val="004505CC"/>
    <w:rsid w:val="00450CB2"/>
    <w:rsid w:val="0045302F"/>
    <w:rsid w:val="00453F9A"/>
    <w:rsid w:val="00454E52"/>
    <w:rsid w:val="00454F5E"/>
    <w:rsid w:val="004553B0"/>
    <w:rsid w:val="00456BD6"/>
    <w:rsid w:val="0045741F"/>
    <w:rsid w:val="004607B9"/>
    <w:rsid w:val="00463880"/>
    <w:rsid w:val="00466175"/>
    <w:rsid w:val="004668A3"/>
    <w:rsid w:val="00471A4E"/>
    <w:rsid w:val="00472830"/>
    <w:rsid w:val="00473496"/>
    <w:rsid w:val="00474281"/>
    <w:rsid w:val="00475E89"/>
    <w:rsid w:val="00476042"/>
    <w:rsid w:val="00476E1D"/>
    <w:rsid w:val="004810E6"/>
    <w:rsid w:val="00481B40"/>
    <w:rsid w:val="004832FF"/>
    <w:rsid w:val="00486DEC"/>
    <w:rsid w:val="004876EB"/>
    <w:rsid w:val="00495AC7"/>
    <w:rsid w:val="004A2C57"/>
    <w:rsid w:val="004A2F21"/>
    <w:rsid w:val="004B052F"/>
    <w:rsid w:val="004B1891"/>
    <w:rsid w:val="004B1B63"/>
    <w:rsid w:val="004B2E05"/>
    <w:rsid w:val="004B3EC9"/>
    <w:rsid w:val="004B57D0"/>
    <w:rsid w:val="004B5933"/>
    <w:rsid w:val="004B6A11"/>
    <w:rsid w:val="004C001A"/>
    <w:rsid w:val="004C0411"/>
    <w:rsid w:val="004C05F0"/>
    <w:rsid w:val="004C3436"/>
    <w:rsid w:val="004C5878"/>
    <w:rsid w:val="004D1B65"/>
    <w:rsid w:val="004D302B"/>
    <w:rsid w:val="004D32C8"/>
    <w:rsid w:val="004D4A39"/>
    <w:rsid w:val="004D6834"/>
    <w:rsid w:val="004D70DE"/>
    <w:rsid w:val="004D7EFE"/>
    <w:rsid w:val="004E1561"/>
    <w:rsid w:val="004E1947"/>
    <w:rsid w:val="004E2F54"/>
    <w:rsid w:val="004E3869"/>
    <w:rsid w:val="004E5E50"/>
    <w:rsid w:val="004F1511"/>
    <w:rsid w:val="004F1AB9"/>
    <w:rsid w:val="004F1D80"/>
    <w:rsid w:val="004F1EF0"/>
    <w:rsid w:val="004F404F"/>
    <w:rsid w:val="004F446B"/>
    <w:rsid w:val="004F7B93"/>
    <w:rsid w:val="005011F9"/>
    <w:rsid w:val="0050207E"/>
    <w:rsid w:val="00502968"/>
    <w:rsid w:val="0050615A"/>
    <w:rsid w:val="00507EC0"/>
    <w:rsid w:val="00511C95"/>
    <w:rsid w:val="00511D12"/>
    <w:rsid w:val="00512ACD"/>
    <w:rsid w:val="005137F1"/>
    <w:rsid w:val="00513BCF"/>
    <w:rsid w:val="00513EDA"/>
    <w:rsid w:val="0051508A"/>
    <w:rsid w:val="00515A45"/>
    <w:rsid w:val="00520C36"/>
    <w:rsid w:val="00522E19"/>
    <w:rsid w:val="005240C1"/>
    <w:rsid w:val="00525149"/>
    <w:rsid w:val="005256E8"/>
    <w:rsid w:val="00530424"/>
    <w:rsid w:val="00531DFE"/>
    <w:rsid w:val="00531E02"/>
    <w:rsid w:val="00531E10"/>
    <w:rsid w:val="00534A53"/>
    <w:rsid w:val="00535FF7"/>
    <w:rsid w:val="0053694B"/>
    <w:rsid w:val="00540CFE"/>
    <w:rsid w:val="0054351A"/>
    <w:rsid w:val="00543E71"/>
    <w:rsid w:val="005440F7"/>
    <w:rsid w:val="005442CF"/>
    <w:rsid w:val="00546515"/>
    <w:rsid w:val="00547B17"/>
    <w:rsid w:val="00547FCC"/>
    <w:rsid w:val="005517BF"/>
    <w:rsid w:val="005518A0"/>
    <w:rsid w:val="00551BA4"/>
    <w:rsid w:val="00552145"/>
    <w:rsid w:val="00552325"/>
    <w:rsid w:val="0055551B"/>
    <w:rsid w:val="00556DFB"/>
    <w:rsid w:val="00557BF4"/>
    <w:rsid w:val="005638F1"/>
    <w:rsid w:val="005639C1"/>
    <w:rsid w:val="00566757"/>
    <w:rsid w:val="005705F7"/>
    <w:rsid w:val="00571B90"/>
    <w:rsid w:val="00574830"/>
    <w:rsid w:val="00583C53"/>
    <w:rsid w:val="00584314"/>
    <w:rsid w:val="005849CC"/>
    <w:rsid w:val="0058503E"/>
    <w:rsid w:val="00590D97"/>
    <w:rsid w:val="00591DBE"/>
    <w:rsid w:val="00592786"/>
    <w:rsid w:val="005946AB"/>
    <w:rsid w:val="00594960"/>
    <w:rsid w:val="00595B7B"/>
    <w:rsid w:val="005A0192"/>
    <w:rsid w:val="005A04FB"/>
    <w:rsid w:val="005A0C80"/>
    <w:rsid w:val="005A1827"/>
    <w:rsid w:val="005A46CD"/>
    <w:rsid w:val="005A615F"/>
    <w:rsid w:val="005B1F73"/>
    <w:rsid w:val="005B2C61"/>
    <w:rsid w:val="005B3311"/>
    <w:rsid w:val="005B39F5"/>
    <w:rsid w:val="005B6B77"/>
    <w:rsid w:val="005B7149"/>
    <w:rsid w:val="005B74ED"/>
    <w:rsid w:val="005C31EC"/>
    <w:rsid w:val="005C4489"/>
    <w:rsid w:val="005C4718"/>
    <w:rsid w:val="005C5131"/>
    <w:rsid w:val="005C7213"/>
    <w:rsid w:val="005D045D"/>
    <w:rsid w:val="005D110A"/>
    <w:rsid w:val="005D1EA8"/>
    <w:rsid w:val="005D2DEA"/>
    <w:rsid w:val="005D3D45"/>
    <w:rsid w:val="005D4445"/>
    <w:rsid w:val="005D6838"/>
    <w:rsid w:val="005E059E"/>
    <w:rsid w:val="005F02AD"/>
    <w:rsid w:val="005F41B7"/>
    <w:rsid w:val="005F7B8F"/>
    <w:rsid w:val="00600D06"/>
    <w:rsid w:val="00601E0A"/>
    <w:rsid w:val="00604721"/>
    <w:rsid w:val="00604D72"/>
    <w:rsid w:val="006055F0"/>
    <w:rsid w:val="00605CE6"/>
    <w:rsid w:val="006066C9"/>
    <w:rsid w:val="0060688A"/>
    <w:rsid w:val="0060742E"/>
    <w:rsid w:val="00610898"/>
    <w:rsid w:val="00610FC1"/>
    <w:rsid w:val="0061189C"/>
    <w:rsid w:val="0061210B"/>
    <w:rsid w:val="006128AC"/>
    <w:rsid w:val="00612CE5"/>
    <w:rsid w:val="00612CED"/>
    <w:rsid w:val="00613014"/>
    <w:rsid w:val="00613A84"/>
    <w:rsid w:val="00614CFF"/>
    <w:rsid w:val="00614D16"/>
    <w:rsid w:val="00614ED2"/>
    <w:rsid w:val="00615797"/>
    <w:rsid w:val="00615AAB"/>
    <w:rsid w:val="0062187C"/>
    <w:rsid w:val="00624149"/>
    <w:rsid w:val="0062418A"/>
    <w:rsid w:val="006241B3"/>
    <w:rsid w:val="00624E4B"/>
    <w:rsid w:val="00625071"/>
    <w:rsid w:val="006253DD"/>
    <w:rsid w:val="00627084"/>
    <w:rsid w:val="0062742D"/>
    <w:rsid w:val="00630182"/>
    <w:rsid w:val="0063102C"/>
    <w:rsid w:val="006357BC"/>
    <w:rsid w:val="0063652A"/>
    <w:rsid w:val="006411F0"/>
    <w:rsid w:val="00641585"/>
    <w:rsid w:val="00643B4E"/>
    <w:rsid w:val="00644197"/>
    <w:rsid w:val="0064537C"/>
    <w:rsid w:val="006543C7"/>
    <w:rsid w:val="00656042"/>
    <w:rsid w:val="0065764E"/>
    <w:rsid w:val="00663EE2"/>
    <w:rsid w:val="00666187"/>
    <w:rsid w:val="00666191"/>
    <w:rsid w:val="006665E8"/>
    <w:rsid w:val="006669BB"/>
    <w:rsid w:val="0067060F"/>
    <w:rsid w:val="00670913"/>
    <w:rsid w:val="00671022"/>
    <w:rsid w:val="00683A9A"/>
    <w:rsid w:val="006842FA"/>
    <w:rsid w:val="00686D1E"/>
    <w:rsid w:val="00689493"/>
    <w:rsid w:val="006903D9"/>
    <w:rsid w:val="0069089B"/>
    <w:rsid w:val="0069410E"/>
    <w:rsid w:val="006957CF"/>
    <w:rsid w:val="006962D7"/>
    <w:rsid w:val="006A04BA"/>
    <w:rsid w:val="006A28C9"/>
    <w:rsid w:val="006A3E5A"/>
    <w:rsid w:val="006A4145"/>
    <w:rsid w:val="006A4E2C"/>
    <w:rsid w:val="006A73CF"/>
    <w:rsid w:val="006A74AE"/>
    <w:rsid w:val="006A7BF6"/>
    <w:rsid w:val="006B1DB7"/>
    <w:rsid w:val="006B34A3"/>
    <w:rsid w:val="006B4E20"/>
    <w:rsid w:val="006C013A"/>
    <w:rsid w:val="006C2F29"/>
    <w:rsid w:val="006C59DB"/>
    <w:rsid w:val="006C6262"/>
    <w:rsid w:val="006C6E53"/>
    <w:rsid w:val="006D31AD"/>
    <w:rsid w:val="006D4939"/>
    <w:rsid w:val="006D5E5C"/>
    <w:rsid w:val="006D61DD"/>
    <w:rsid w:val="006D7C8E"/>
    <w:rsid w:val="006E0175"/>
    <w:rsid w:val="006E0690"/>
    <w:rsid w:val="006E3E01"/>
    <w:rsid w:val="006E4770"/>
    <w:rsid w:val="006E5335"/>
    <w:rsid w:val="006E5758"/>
    <w:rsid w:val="006E6ECB"/>
    <w:rsid w:val="006F1057"/>
    <w:rsid w:val="006F2491"/>
    <w:rsid w:val="006F264D"/>
    <w:rsid w:val="006F5C16"/>
    <w:rsid w:val="006F5D06"/>
    <w:rsid w:val="00700C43"/>
    <w:rsid w:val="00703783"/>
    <w:rsid w:val="00704B83"/>
    <w:rsid w:val="00704E95"/>
    <w:rsid w:val="00707D01"/>
    <w:rsid w:val="00710296"/>
    <w:rsid w:val="007115DA"/>
    <w:rsid w:val="007147A2"/>
    <w:rsid w:val="00715035"/>
    <w:rsid w:val="00724F14"/>
    <w:rsid w:val="00725BC3"/>
    <w:rsid w:val="007263CC"/>
    <w:rsid w:val="00730274"/>
    <w:rsid w:val="00730296"/>
    <w:rsid w:val="007315F6"/>
    <w:rsid w:val="00735EC3"/>
    <w:rsid w:val="0074011C"/>
    <w:rsid w:val="00741F23"/>
    <w:rsid w:val="00742F42"/>
    <w:rsid w:val="00743339"/>
    <w:rsid w:val="00746E8C"/>
    <w:rsid w:val="0074754B"/>
    <w:rsid w:val="00747D6C"/>
    <w:rsid w:val="007505EB"/>
    <w:rsid w:val="00753682"/>
    <w:rsid w:val="00753831"/>
    <w:rsid w:val="00753A93"/>
    <w:rsid w:val="007559E7"/>
    <w:rsid w:val="00756CA4"/>
    <w:rsid w:val="00756F55"/>
    <w:rsid w:val="007614B6"/>
    <w:rsid w:val="00763233"/>
    <w:rsid w:val="00763988"/>
    <w:rsid w:val="007647FC"/>
    <w:rsid w:val="007666B3"/>
    <w:rsid w:val="0076794C"/>
    <w:rsid w:val="0077041B"/>
    <w:rsid w:val="007717F8"/>
    <w:rsid w:val="00772C4F"/>
    <w:rsid w:val="007745E4"/>
    <w:rsid w:val="00776954"/>
    <w:rsid w:val="00780ECB"/>
    <w:rsid w:val="00781751"/>
    <w:rsid w:val="0078294D"/>
    <w:rsid w:val="0078460B"/>
    <w:rsid w:val="0078590C"/>
    <w:rsid w:val="00785A09"/>
    <w:rsid w:val="00785B6C"/>
    <w:rsid w:val="00785E5A"/>
    <w:rsid w:val="00791D1D"/>
    <w:rsid w:val="00791E62"/>
    <w:rsid w:val="00792BF0"/>
    <w:rsid w:val="007A2C84"/>
    <w:rsid w:val="007A2ED1"/>
    <w:rsid w:val="007A3580"/>
    <w:rsid w:val="007A66AB"/>
    <w:rsid w:val="007A6CB9"/>
    <w:rsid w:val="007A7C1E"/>
    <w:rsid w:val="007B089C"/>
    <w:rsid w:val="007B2680"/>
    <w:rsid w:val="007B2752"/>
    <w:rsid w:val="007B5961"/>
    <w:rsid w:val="007B5BD1"/>
    <w:rsid w:val="007B66F1"/>
    <w:rsid w:val="007B7BF9"/>
    <w:rsid w:val="007B7E7A"/>
    <w:rsid w:val="007C0187"/>
    <w:rsid w:val="007C0824"/>
    <w:rsid w:val="007C0A3C"/>
    <w:rsid w:val="007C119D"/>
    <w:rsid w:val="007D1B42"/>
    <w:rsid w:val="007D21A7"/>
    <w:rsid w:val="007D34C7"/>
    <w:rsid w:val="007D4258"/>
    <w:rsid w:val="007D5549"/>
    <w:rsid w:val="007D7B14"/>
    <w:rsid w:val="007E0B46"/>
    <w:rsid w:val="007E20EC"/>
    <w:rsid w:val="007E3ECB"/>
    <w:rsid w:val="007E4A0D"/>
    <w:rsid w:val="007E4E5A"/>
    <w:rsid w:val="007E66BA"/>
    <w:rsid w:val="007F459A"/>
    <w:rsid w:val="007F5000"/>
    <w:rsid w:val="007F5585"/>
    <w:rsid w:val="007F6968"/>
    <w:rsid w:val="00800F9D"/>
    <w:rsid w:val="00800FBF"/>
    <w:rsid w:val="00801938"/>
    <w:rsid w:val="00802711"/>
    <w:rsid w:val="0080278E"/>
    <w:rsid w:val="00802D88"/>
    <w:rsid w:val="0080380E"/>
    <w:rsid w:val="00803833"/>
    <w:rsid w:val="00805D35"/>
    <w:rsid w:val="00806428"/>
    <w:rsid w:val="00811452"/>
    <w:rsid w:val="00820F85"/>
    <w:rsid w:val="00821E54"/>
    <w:rsid w:val="008222A5"/>
    <w:rsid w:val="0082233C"/>
    <w:rsid w:val="008227B7"/>
    <w:rsid w:val="008232AA"/>
    <w:rsid w:val="008235F8"/>
    <w:rsid w:val="00823A64"/>
    <w:rsid w:val="0082577D"/>
    <w:rsid w:val="0082DEFD"/>
    <w:rsid w:val="008327BF"/>
    <w:rsid w:val="00835754"/>
    <w:rsid w:val="00836237"/>
    <w:rsid w:val="0083692F"/>
    <w:rsid w:val="00840419"/>
    <w:rsid w:val="00840595"/>
    <w:rsid w:val="00842F0C"/>
    <w:rsid w:val="008453F6"/>
    <w:rsid w:val="00845B17"/>
    <w:rsid w:val="00846318"/>
    <w:rsid w:val="00846AE9"/>
    <w:rsid w:val="008508C9"/>
    <w:rsid w:val="0085194D"/>
    <w:rsid w:val="00851EB6"/>
    <w:rsid w:val="00852F92"/>
    <w:rsid w:val="008535BA"/>
    <w:rsid w:val="008552F6"/>
    <w:rsid w:val="00861746"/>
    <w:rsid w:val="00861AC4"/>
    <w:rsid w:val="008620F3"/>
    <w:rsid w:val="00872F5C"/>
    <w:rsid w:val="0087699E"/>
    <w:rsid w:val="008775B0"/>
    <w:rsid w:val="00880062"/>
    <w:rsid w:val="008952B7"/>
    <w:rsid w:val="008A2E24"/>
    <w:rsid w:val="008A4A4E"/>
    <w:rsid w:val="008A76B9"/>
    <w:rsid w:val="008B31D9"/>
    <w:rsid w:val="008B3F08"/>
    <w:rsid w:val="008B7C7B"/>
    <w:rsid w:val="008C06E5"/>
    <w:rsid w:val="008C07D3"/>
    <w:rsid w:val="008C07F1"/>
    <w:rsid w:val="008C1072"/>
    <w:rsid w:val="008C185F"/>
    <w:rsid w:val="008C194F"/>
    <w:rsid w:val="008C27B0"/>
    <w:rsid w:val="008C31B5"/>
    <w:rsid w:val="008C6572"/>
    <w:rsid w:val="008C69CE"/>
    <w:rsid w:val="008C7676"/>
    <w:rsid w:val="008C787E"/>
    <w:rsid w:val="008C7B22"/>
    <w:rsid w:val="008D0287"/>
    <w:rsid w:val="008D4698"/>
    <w:rsid w:val="008D575E"/>
    <w:rsid w:val="008D718A"/>
    <w:rsid w:val="008D74A0"/>
    <w:rsid w:val="008D7720"/>
    <w:rsid w:val="008D7FE2"/>
    <w:rsid w:val="008E0012"/>
    <w:rsid w:val="008E3805"/>
    <w:rsid w:val="008E478B"/>
    <w:rsid w:val="008E50AB"/>
    <w:rsid w:val="008E524D"/>
    <w:rsid w:val="008E5B11"/>
    <w:rsid w:val="008F00E6"/>
    <w:rsid w:val="008F1C1C"/>
    <w:rsid w:val="008F5097"/>
    <w:rsid w:val="008F5457"/>
    <w:rsid w:val="008F5D0A"/>
    <w:rsid w:val="008F6CE9"/>
    <w:rsid w:val="008F77A0"/>
    <w:rsid w:val="009008B2"/>
    <w:rsid w:val="0090177C"/>
    <w:rsid w:val="009044FF"/>
    <w:rsid w:val="00904EDF"/>
    <w:rsid w:val="009115D4"/>
    <w:rsid w:val="00911916"/>
    <w:rsid w:val="00912236"/>
    <w:rsid w:val="00914F64"/>
    <w:rsid w:val="0091579F"/>
    <w:rsid w:val="009162B4"/>
    <w:rsid w:val="00917DAC"/>
    <w:rsid w:val="00922C0D"/>
    <w:rsid w:val="009238A6"/>
    <w:rsid w:val="00924B35"/>
    <w:rsid w:val="00925C58"/>
    <w:rsid w:val="00925CE1"/>
    <w:rsid w:val="009262B3"/>
    <w:rsid w:val="009318FE"/>
    <w:rsid w:val="009324C5"/>
    <w:rsid w:val="0093290E"/>
    <w:rsid w:val="00933969"/>
    <w:rsid w:val="00937F99"/>
    <w:rsid w:val="00945FC5"/>
    <w:rsid w:val="00946125"/>
    <w:rsid w:val="00946D6A"/>
    <w:rsid w:val="00950A08"/>
    <w:rsid w:val="00951045"/>
    <w:rsid w:val="009551A6"/>
    <w:rsid w:val="009570C6"/>
    <w:rsid w:val="0096118B"/>
    <w:rsid w:val="00965AE2"/>
    <w:rsid w:val="009675AC"/>
    <w:rsid w:val="00971093"/>
    <w:rsid w:val="009721E4"/>
    <w:rsid w:val="009731B3"/>
    <w:rsid w:val="00974D8B"/>
    <w:rsid w:val="00980DB4"/>
    <w:rsid w:val="00981E87"/>
    <w:rsid w:val="0098377C"/>
    <w:rsid w:val="00986376"/>
    <w:rsid w:val="009876AC"/>
    <w:rsid w:val="00991070"/>
    <w:rsid w:val="009919E4"/>
    <w:rsid w:val="00991AEB"/>
    <w:rsid w:val="00991EB4"/>
    <w:rsid w:val="00996E54"/>
    <w:rsid w:val="009A13EA"/>
    <w:rsid w:val="009A2FF1"/>
    <w:rsid w:val="009A3F38"/>
    <w:rsid w:val="009B5F27"/>
    <w:rsid w:val="009B681D"/>
    <w:rsid w:val="009C0631"/>
    <w:rsid w:val="009C1054"/>
    <w:rsid w:val="009C1D50"/>
    <w:rsid w:val="009C3FE3"/>
    <w:rsid w:val="009C531B"/>
    <w:rsid w:val="009C59E6"/>
    <w:rsid w:val="009D18C5"/>
    <w:rsid w:val="009D1905"/>
    <w:rsid w:val="009D26DE"/>
    <w:rsid w:val="009D2E0A"/>
    <w:rsid w:val="009D31D2"/>
    <w:rsid w:val="009D37CE"/>
    <w:rsid w:val="009D47C8"/>
    <w:rsid w:val="009E033F"/>
    <w:rsid w:val="009E05B5"/>
    <w:rsid w:val="009E06BC"/>
    <w:rsid w:val="009E136A"/>
    <w:rsid w:val="009F02E8"/>
    <w:rsid w:val="009F6515"/>
    <w:rsid w:val="00A02184"/>
    <w:rsid w:val="00A03EE3"/>
    <w:rsid w:val="00A045C7"/>
    <w:rsid w:val="00A04CF3"/>
    <w:rsid w:val="00A050FF"/>
    <w:rsid w:val="00A106D4"/>
    <w:rsid w:val="00A10717"/>
    <w:rsid w:val="00A12085"/>
    <w:rsid w:val="00A1387E"/>
    <w:rsid w:val="00A14A86"/>
    <w:rsid w:val="00A15877"/>
    <w:rsid w:val="00A17AF7"/>
    <w:rsid w:val="00A20FAD"/>
    <w:rsid w:val="00A21DC7"/>
    <w:rsid w:val="00A22EC1"/>
    <w:rsid w:val="00A30042"/>
    <w:rsid w:val="00A369C2"/>
    <w:rsid w:val="00A36CB1"/>
    <w:rsid w:val="00A43E5E"/>
    <w:rsid w:val="00A44D89"/>
    <w:rsid w:val="00A44D8F"/>
    <w:rsid w:val="00A4613C"/>
    <w:rsid w:val="00A47A63"/>
    <w:rsid w:val="00A507EC"/>
    <w:rsid w:val="00A50C53"/>
    <w:rsid w:val="00A512F6"/>
    <w:rsid w:val="00A54DCC"/>
    <w:rsid w:val="00A557E8"/>
    <w:rsid w:val="00A55FEC"/>
    <w:rsid w:val="00A57B74"/>
    <w:rsid w:val="00A6423F"/>
    <w:rsid w:val="00A6695E"/>
    <w:rsid w:val="00A67D64"/>
    <w:rsid w:val="00A73C06"/>
    <w:rsid w:val="00A81157"/>
    <w:rsid w:val="00A84B66"/>
    <w:rsid w:val="00A85F44"/>
    <w:rsid w:val="00A869E8"/>
    <w:rsid w:val="00A871B5"/>
    <w:rsid w:val="00A900AB"/>
    <w:rsid w:val="00A9076C"/>
    <w:rsid w:val="00A90C30"/>
    <w:rsid w:val="00A90D57"/>
    <w:rsid w:val="00A910BD"/>
    <w:rsid w:val="00A92072"/>
    <w:rsid w:val="00A946CB"/>
    <w:rsid w:val="00A9495D"/>
    <w:rsid w:val="00A958C1"/>
    <w:rsid w:val="00AA2318"/>
    <w:rsid w:val="00AA4035"/>
    <w:rsid w:val="00AA75F8"/>
    <w:rsid w:val="00AA7CA2"/>
    <w:rsid w:val="00AA7CE5"/>
    <w:rsid w:val="00AB0C23"/>
    <w:rsid w:val="00AB3C11"/>
    <w:rsid w:val="00AB573C"/>
    <w:rsid w:val="00AB7AEA"/>
    <w:rsid w:val="00AC0773"/>
    <w:rsid w:val="00AC2318"/>
    <w:rsid w:val="00AC371A"/>
    <w:rsid w:val="00AC39E3"/>
    <w:rsid w:val="00AC4BC1"/>
    <w:rsid w:val="00AC4BC2"/>
    <w:rsid w:val="00AC6803"/>
    <w:rsid w:val="00AC6C2E"/>
    <w:rsid w:val="00AC7B53"/>
    <w:rsid w:val="00AD59DB"/>
    <w:rsid w:val="00AD6E49"/>
    <w:rsid w:val="00AD7BCB"/>
    <w:rsid w:val="00AE06BC"/>
    <w:rsid w:val="00AE1090"/>
    <w:rsid w:val="00AE3430"/>
    <w:rsid w:val="00AE4A20"/>
    <w:rsid w:val="00AE629C"/>
    <w:rsid w:val="00AE754B"/>
    <w:rsid w:val="00AF1081"/>
    <w:rsid w:val="00AF1B2F"/>
    <w:rsid w:val="00AF46A0"/>
    <w:rsid w:val="00AF48D4"/>
    <w:rsid w:val="00AF4E0D"/>
    <w:rsid w:val="00AF612F"/>
    <w:rsid w:val="00AF7545"/>
    <w:rsid w:val="00B00ADF"/>
    <w:rsid w:val="00B0122C"/>
    <w:rsid w:val="00B032C1"/>
    <w:rsid w:val="00B054FC"/>
    <w:rsid w:val="00B05969"/>
    <w:rsid w:val="00B11371"/>
    <w:rsid w:val="00B13213"/>
    <w:rsid w:val="00B148E9"/>
    <w:rsid w:val="00B14E11"/>
    <w:rsid w:val="00B15218"/>
    <w:rsid w:val="00B161EC"/>
    <w:rsid w:val="00B16BAB"/>
    <w:rsid w:val="00B16CE8"/>
    <w:rsid w:val="00B16EEF"/>
    <w:rsid w:val="00B22771"/>
    <w:rsid w:val="00B23DC9"/>
    <w:rsid w:val="00B25355"/>
    <w:rsid w:val="00B26EA9"/>
    <w:rsid w:val="00B309DC"/>
    <w:rsid w:val="00B3352E"/>
    <w:rsid w:val="00B35D03"/>
    <w:rsid w:val="00B372CB"/>
    <w:rsid w:val="00B41F21"/>
    <w:rsid w:val="00B425C9"/>
    <w:rsid w:val="00B4267A"/>
    <w:rsid w:val="00B436BC"/>
    <w:rsid w:val="00B447F3"/>
    <w:rsid w:val="00B47307"/>
    <w:rsid w:val="00B515E9"/>
    <w:rsid w:val="00B541CC"/>
    <w:rsid w:val="00B573C0"/>
    <w:rsid w:val="00B60676"/>
    <w:rsid w:val="00B630DB"/>
    <w:rsid w:val="00B635B2"/>
    <w:rsid w:val="00B7218C"/>
    <w:rsid w:val="00B747B7"/>
    <w:rsid w:val="00B74FBD"/>
    <w:rsid w:val="00B75529"/>
    <w:rsid w:val="00B7652B"/>
    <w:rsid w:val="00B76B99"/>
    <w:rsid w:val="00B814C0"/>
    <w:rsid w:val="00B819E3"/>
    <w:rsid w:val="00B82302"/>
    <w:rsid w:val="00B83F42"/>
    <w:rsid w:val="00B84434"/>
    <w:rsid w:val="00B86A2B"/>
    <w:rsid w:val="00B87310"/>
    <w:rsid w:val="00B8779C"/>
    <w:rsid w:val="00B908C4"/>
    <w:rsid w:val="00B93CB6"/>
    <w:rsid w:val="00B9607E"/>
    <w:rsid w:val="00B9648D"/>
    <w:rsid w:val="00B97EBA"/>
    <w:rsid w:val="00B9D021"/>
    <w:rsid w:val="00BA0677"/>
    <w:rsid w:val="00BA206B"/>
    <w:rsid w:val="00BA209C"/>
    <w:rsid w:val="00BA2D4A"/>
    <w:rsid w:val="00BA4DA9"/>
    <w:rsid w:val="00BA61E5"/>
    <w:rsid w:val="00BA6A08"/>
    <w:rsid w:val="00BB2184"/>
    <w:rsid w:val="00BB34BE"/>
    <w:rsid w:val="00BB3F96"/>
    <w:rsid w:val="00BB4C44"/>
    <w:rsid w:val="00BB6BF6"/>
    <w:rsid w:val="00BB6CA3"/>
    <w:rsid w:val="00BC07E1"/>
    <w:rsid w:val="00BC104A"/>
    <w:rsid w:val="00BC1804"/>
    <w:rsid w:val="00BC3B06"/>
    <w:rsid w:val="00BC475D"/>
    <w:rsid w:val="00BC5107"/>
    <w:rsid w:val="00BC5D3C"/>
    <w:rsid w:val="00BD0403"/>
    <w:rsid w:val="00BD0D1A"/>
    <w:rsid w:val="00BD1C3B"/>
    <w:rsid w:val="00BD3F44"/>
    <w:rsid w:val="00BD4917"/>
    <w:rsid w:val="00BD74DA"/>
    <w:rsid w:val="00BE112C"/>
    <w:rsid w:val="00BE1341"/>
    <w:rsid w:val="00BE2B93"/>
    <w:rsid w:val="00BE4B2F"/>
    <w:rsid w:val="00BE6AAD"/>
    <w:rsid w:val="00BE7535"/>
    <w:rsid w:val="00BF028B"/>
    <w:rsid w:val="00BF41E8"/>
    <w:rsid w:val="00BF4215"/>
    <w:rsid w:val="00BF696D"/>
    <w:rsid w:val="00BF78F1"/>
    <w:rsid w:val="00C006AC"/>
    <w:rsid w:val="00C01F91"/>
    <w:rsid w:val="00C02699"/>
    <w:rsid w:val="00C06042"/>
    <w:rsid w:val="00C06CC9"/>
    <w:rsid w:val="00C07D50"/>
    <w:rsid w:val="00C07E2A"/>
    <w:rsid w:val="00C11DED"/>
    <w:rsid w:val="00C13A80"/>
    <w:rsid w:val="00C232DA"/>
    <w:rsid w:val="00C2589A"/>
    <w:rsid w:val="00C2786A"/>
    <w:rsid w:val="00C30A14"/>
    <w:rsid w:val="00C3181A"/>
    <w:rsid w:val="00C32727"/>
    <w:rsid w:val="00C340B8"/>
    <w:rsid w:val="00C426B9"/>
    <w:rsid w:val="00C42BB9"/>
    <w:rsid w:val="00C5747B"/>
    <w:rsid w:val="00C57E93"/>
    <w:rsid w:val="00C6011B"/>
    <w:rsid w:val="00C66BD9"/>
    <w:rsid w:val="00C727AF"/>
    <w:rsid w:val="00C76CB2"/>
    <w:rsid w:val="00C77CE6"/>
    <w:rsid w:val="00C77E3C"/>
    <w:rsid w:val="00C8051E"/>
    <w:rsid w:val="00C8135A"/>
    <w:rsid w:val="00C8314C"/>
    <w:rsid w:val="00C84D07"/>
    <w:rsid w:val="00C87E46"/>
    <w:rsid w:val="00C9113C"/>
    <w:rsid w:val="00C93785"/>
    <w:rsid w:val="00C93C5A"/>
    <w:rsid w:val="00C94A61"/>
    <w:rsid w:val="00C9580D"/>
    <w:rsid w:val="00C96745"/>
    <w:rsid w:val="00C970E1"/>
    <w:rsid w:val="00C97188"/>
    <w:rsid w:val="00C97AA6"/>
    <w:rsid w:val="00C97ECB"/>
    <w:rsid w:val="00C97F94"/>
    <w:rsid w:val="00CA0B4F"/>
    <w:rsid w:val="00CA476E"/>
    <w:rsid w:val="00CA6BB0"/>
    <w:rsid w:val="00CA7682"/>
    <w:rsid w:val="00CB17E4"/>
    <w:rsid w:val="00CB39A0"/>
    <w:rsid w:val="00CB60B8"/>
    <w:rsid w:val="00CC0DA1"/>
    <w:rsid w:val="00CC10F2"/>
    <w:rsid w:val="00CC351E"/>
    <w:rsid w:val="00CC3BDC"/>
    <w:rsid w:val="00CC4A1F"/>
    <w:rsid w:val="00CC5E8C"/>
    <w:rsid w:val="00CC64C3"/>
    <w:rsid w:val="00CC6750"/>
    <w:rsid w:val="00CD08E2"/>
    <w:rsid w:val="00CD24D9"/>
    <w:rsid w:val="00CD4E2B"/>
    <w:rsid w:val="00CD7208"/>
    <w:rsid w:val="00CE0F15"/>
    <w:rsid w:val="00CE3A35"/>
    <w:rsid w:val="00CE4155"/>
    <w:rsid w:val="00CE4C1F"/>
    <w:rsid w:val="00CE6736"/>
    <w:rsid w:val="00CF0732"/>
    <w:rsid w:val="00CF15D3"/>
    <w:rsid w:val="00CF3DB5"/>
    <w:rsid w:val="00D00419"/>
    <w:rsid w:val="00D04D61"/>
    <w:rsid w:val="00D05338"/>
    <w:rsid w:val="00D07714"/>
    <w:rsid w:val="00D10C07"/>
    <w:rsid w:val="00D11342"/>
    <w:rsid w:val="00D176C5"/>
    <w:rsid w:val="00D27A32"/>
    <w:rsid w:val="00D30BA0"/>
    <w:rsid w:val="00D31D61"/>
    <w:rsid w:val="00D31F4D"/>
    <w:rsid w:val="00D32725"/>
    <w:rsid w:val="00D32E9A"/>
    <w:rsid w:val="00D336E7"/>
    <w:rsid w:val="00D33FF4"/>
    <w:rsid w:val="00D3538D"/>
    <w:rsid w:val="00D36C3C"/>
    <w:rsid w:val="00D375AF"/>
    <w:rsid w:val="00D379E6"/>
    <w:rsid w:val="00D431B3"/>
    <w:rsid w:val="00D44530"/>
    <w:rsid w:val="00D44C0F"/>
    <w:rsid w:val="00D455EE"/>
    <w:rsid w:val="00D52393"/>
    <w:rsid w:val="00D557A1"/>
    <w:rsid w:val="00D55C06"/>
    <w:rsid w:val="00D568DD"/>
    <w:rsid w:val="00D56AB4"/>
    <w:rsid w:val="00D576F2"/>
    <w:rsid w:val="00D57700"/>
    <w:rsid w:val="00D64C5D"/>
    <w:rsid w:val="00D66474"/>
    <w:rsid w:val="00D708F4"/>
    <w:rsid w:val="00D70B8A"/>
    <w:rsid w:val="00D75BAC"/>
    <w:rsid w:val="00D77E68"/>
    <w:rsid w:val="00D80450"/>
    <w:rsid w:val="00D809D8"/>
    <w:rsid w:val="00D80A93"/>
    <w:rsid w:val="00D826D1"/>
    <w:rsid w:val="00D829D2"/>
    <w:rsid w:val="00D86252"/>
    <w:rsid w:val="00D87018"/>
    <w:rsid w:val="00D906D6"/>
    <w:rsid w:val="00D91C33"/>
    <w:rsid w:val="00D95205"/>
    <w:rsid w:val="00D96CF4"/>
    <w:rsid w:val="00DA045E"/>
    <w:rsid w:val="00DA477E"/>
    <w:rsid w:val="00DA5E34"/>
    <w:rsid w:val="00DA66E1"/>
    <w:rsid w:val="00DA6E21"/>
    <w:rsid w:val="00DA6FAD"/>
    <w:rsid w:val="00DA718B"/>
    <w:rsid w:val="00DB1A9A"/>
    <w:rsid w:val="00DB43B1"/>
    <w:rsid w:val="00DB4AD0"/>
    <w:rsid w:val="00DB4CFC"/>
    <w:rsid w:val="00DB6CF7"/>
    <w:rsid w:val="00DB7B6B"/>
    <w:rsid w:val="00DC0420"/>
    <w:rsid w:val="00DC12CA"/>
    <w:rsid w:val="00DC31D3"/>
    <w:rsid w:val="00DC56FE"/>
    <w:rsid w:val="00DC691A"/>
    <w:rsid w:val="00DC6B58"/>
    <w:rsid w:val="00DD1D06"/>
    <w:rsid w:val="00DD41E8"/>
    <w:rsid w:val="00DD4224"/>
    <w:rsid w:val="00DE089D"/>
    <w:rsid w:val="00DE13E5"/>
    <w:rsid w:val="00DE161E"/>
    <w:rsid w:val="00DE2D84"/>
    <w:rsid w:val="00DE3F4A"/>
    <w:rsid w:val="00DE5240"/>
    <w:rsid w:val="00DE69C9"/>
    <w:rsid w:val="00DF08A7"/>
    <w:rsid w:val="00DF0DD8"/>
    <w:rsid w:val="00DF5C97"/>
    <w:rsid w:val="00E02904"/>
    <w:rsid w:val="00E10D65"/>
    <w:rsid w:val="00E1698C"/>
    <w:rsid w:val="00E21149"/>
    <w:rsid w:val="00E21D3B"/>
    <w:rsid w:val="00E23416"/>
    <w:rsid w:val="00E23951"/>
    <w:rsid w:val="00E34773"/>
    <w:rsid w:val="00E40609"/>
    <w:rsid w:val="00E420A0"/>
    <w:rsid w:val="00E47805"/>
    <w:rsid w:val="00E47A0F"/>
    <w:rsid w:val="00E50995"/>
    <w:rsid w:val="00E54E0D"/>
    <w:rsid w:val="00E57653"/>
    <w:rsid w:val="00E57E11"/>
    <w:rsid w:val="00E61F13"/>
    <w:rsid w:val="00E63E71"/>
    <w:rsid w:val="00E65FE8"/>
    <w:rsid w:val="00E70008"/>
    <w:rsid w:val="00E70108"/>
    <w:rsid w:val="00E713A8"/>
    <w:rsid w:val="00E71CFD"/>
    <w:rsid w:val="00E727CA"/>
    <w:rsid w:val="00E72A0A"/>
    <w:rsid w:val="00E73C58"/>
    <w:rsid w:val="00E756D3"/>
    <w:rsid w:val="00E813D7"/>
    <w:rsid w:val="00E819D2"/>
    <w:rsid w:val="00E826C4"/>
    <w:rsid w:val="00E82782"/>
    <w:rsid w:val="00E82D3D"/>
    <w:rsid w:val="00E842B9"/>
    <w:rsid w:val="00E858D8"/>
    <w:rsid w:val="00E876C8"/>
    <w:rsid w:val="00E91B10"/>
    <w:rsid w:val="00E9378E"/>
    <w:rsid w:val="00EA1DB7"/>
    <w:rsid w:val="00EA2803"/>
    <w:rsid w:val="00EA31E3"/>
    <w:rsid w:val="00EA3F0E"/>
    <w:rsid w:val="00EA68B3"/>
    <w:rsid w:val="00EA739B"/>
    <w:rsid w:val="00EB4592"/>
    <w:rsid w:val="00EB4CAA"/>
    <w:rsid w:val="00EB6FC3"/>
    <w:rsid w:val="00EB7A15"/>
    <w:rsid w:val="00EC1591"/>
    <w:rsid w:val="00EC281F"/>
    <w:rsid w:val="00EC2F96"/>
    <w:rsid w:val="00EC4EB4"/>
    <w:rsid w:val="00ED0327"/>
    <w:rsid w:val="00ED0BAC"/>
    <w:rsid w:val="00ED18A6"/>
    <w:rsid w:val="00ED60EC"/>
    <w:rsid w:val="00ED6236"/>
    <w:rsid w:val="00ED6255"/>
    <w:rsid w:val="00EE0CB7"/>
    <w:rsid w:val="00EE0F6E"/>
    <w:rsid w:val="00EE232F"/>
    <w:rsid w:val="00EE289A"/>
    <w:rsid w:val="00EE5C87"/>
    <w:rsid w:val="00EF035F"/>
    <w:rsid w:val="00EF0BF5"/>
    <w:rsid w:val="00EF194E"/>
    <w:rsid w:val="00EF212A"/>
    <w:rsid w:val="00EF2C1C"/>
    <w:rsid w:val="00EF3E3F"/>
    <w:rsid w:val="00EF41F0"/>
    <w:rsid w:val="00F0288B"/>
    <w:rsid w:val="00F02A31"/>
    <w:rsid w:val="00F02CF3"/>
    <w:rsid w:val="00F06986"/>
    <w:rsid w:val="00F11FDE"/>
    <w:rsid w:val="00F15A59"/>
    <w:rsid w:val="00F16525"/>
    <w:rsid w:val="00F16C1C"/>
    <w:rsid w:val="00F16C88"/>
    <w:rsid w:val="00F20E6A"/>
    <w:rsid w:val="00F25213"/>
    <w:rsid w:val="00F27E95"/>
    <w:rsid w:val="00F3340C"/>
    <w:rsid w:val="00F34BC8"/>
    <w:rsid w:val="00F35D59"/>
    <w:rsid w:val="00F35EA4"/>
    <w:rsid w:val="00F42990"/>
    <w:rsid w:val="00F43126"/>
    <w:rsid w:val="00F515C6"/>
    <w:rsid w:val="00F52599"/>
    <w:rsid w:val="00F55F09"/>
    <w:rsid w:val="00F56221"/>
    <w:rsid w:val="00F6211A"/>
    <w:rsid w:val="00F647D2"/>
    <w:rsid w:val="00F64938"/>
    <w:rsid w:val="00F66ED9"/>
    <w:rsid w:val="00F67475"/>
    <w:rsid w:val="00F760B8"/>
    <w:rsid w:val="00F7750F"/>
    <w:rsid w:val="00F8143D"/>
    <w:rsid w:val="00F81A49"/>
    <w:rsid w:val="00F84C36"/>
    <w:rsid w:val="00F8509B"/>
    <w:rsid w:val="00F85F0E"/>
    <w:rsid w:val="00F91059"/>
    <w:rsid w:val="00F920BB"/>
    <w:rsid w:val="00F93C38"/>
    <w:rsid w:val="00F94361"/>
    <w:rsid w:val="00F945BD"/>
    <w:rsid w:val="00F94CD5"/>
    <w:rsid w:val="00F96FC4"/>
    <w:rsid w:val="00F97810"/>
    <w:rsid w:val="00FA6C9E"/>
    <w:rsid w:val="00FA7B35"/>
    <w:rsid w:val="00FB0AF3"/>
    <w:rsid w:val="00FB5B98"/>
    <w:rsid w:val="00FB5E5B"/>
    <w:rsid w:val="00FB6ECF"/>
    <w:rsid w:val="00FB74F7"/>
    <w:rsid w:val="00FB7D0B"/>
    <w:rsid w:val="00FC371E"/>
    <w:rsid w:val="00FC4206"/>
    <w:rsid w:val="00FC4BF7"/>
    <w:rsid w:val="00FC4FF0"/>
    <w:rsid w:val="00FD0380"/>
    <w:rsid w:val="00FD2D04"/>
    <w:rsid w:val="00FD43B8"/>
    <w:rsid w:val="00FD4A37"/>
    <w:rsid w:val="00FD5EC5"/>
    <w:rsid w:val="00FD665F"/>
    <w:rsid w:val="00FD6D0C"/>
    <w:rsid w:val="00FE15AD"/>
    <w:rsid w:val="00FE4B02"/>
    <w:rsid w:val="00FE642B"/>
    <w:rsid w:val="00FF045F"/>
    <w:rsid w:val="00FF049F"/>
    <w:rsid w:val="00FF341B"/>
    <w:rsid w:val="00FF365D"/>
    <w:rsid w:val="00FF3CB7"/>
    <w:rsid w:val="00FF64E3"/>
    <w:rsid w:val="00FF6FA7"/>
    <w:rsid w:val="00FF760A"/>
    <w:rsid w:val="01365158"/>
    <w:rsid w:val="0144B2FE"/>
    <w:rsid w:val="014B0650"/>
    <w:rsid w:val="017A1055"/>
    <w:rsid w:val="018EFB2F"/>
    <w:rsid w:val="01F305F8"/>
    <w:rsid w:val="023EC16C"/>
    <w:rsid w:val="024A375F"/>
    <w:rsid w:val="025FAC90"/>
    <w:rsid w:val="02651DCB"/>
    <w:rsid w:val="02965C3E"/>
    <w:rsid w:val="02CECB08"/>
    <w:rsid w:val="02D06153"/>
    <w:rsid w:val="02DA7906"/>
    <w:rsid w:val="02DD8A79"/>
    <w:rsid w:val="0316FA4B"/>
    <w:rsid w:val="031F6A34"/>
    <w:rsid w:val="03248D9F"/>
    <w:rsid w:val="0345B14C"/>
    <w:rsid w:val="0369F268"/>
    <w:rsid w:val="0375E7B7"/>
    <w:rsid w:val="0376980B"/>
    <w:rsid w:val="038ED659"/>
    <w:rsid w:val="03A304AF"/>
    <w:rsid w:val="03ACFB5A"/>
    <w:rsid w:val="03BC7EEF"/>
    <w:rsid w:val="03BD5D1B"/>
    <w:rsid w:val="03F8A521"/>
    <w:rsid w:val="0457991E"/>
    <w:rsid w:val="0463B7AD"/>
    <w:rsid w:val="04764967"/>
    <w:rsid w:val="047FA86A"/>
    <w:rsid w:val="04B2CAAC"/>
    <w:rsid w:val="04D7AF22"/>
    <w:rsid w:val="04DDF36D"/>
    <w:rsid w:val="04F86652"/>
    <w:rsid w:val="04FDD7A6"/>
    <w:rsid w:val="0505971C"/>
    <w:rsid w:val="05138FC2"/>
    <w:rsid w:val="0521C3F6"/>
    <w:rsid w:val="05498030"/>
    <w:rsid w:val="0581B9A4"/>
    <w:rsid w:val="0589DB05"/>
    <w:rsid w:val="05A4420D"/>
    <w:rsid w:val="05DD66BD"/>
    <w:rsid w:val="05F42F4F"/>
    <w:rsid w:val="06346FAE"/>
    <w:rsid w:val="06AC8C50"/>
    <w:rsid w:val="06B30D32"/>
    <w:rsid w:val="06D6C79B"/>
    <w:rsid w:val="06EB74C2"/>
    <w:rsid w:val="06EBAE8A"/>
    <w:rsid w:val="071435E5"/>
    <w:rsid w:val="072CD819"/>
    <w:rsid w:val="07431C34"/>
    <w:rsid w:val="07581187"/>
    <w:rsid w:val="07609A31"/>
    <w:rsid w:val="07835F9E"/>
    <w:rsid w:val="07890CB2"/>
    <w:rsid w:val="0794C1CC"/>
    <w:rsid w:val="080CE6F7"/>
    <w:rsid w:val="081A23ED"/>
    <w:rsid w:val="082CFD7D"/>
    <w:rsid w:val="0855296A"/>
    <w:rsid w:val="08581864"/>
    <w:rsid w:val="08728472"/>
    <w:rsid w:val="089E156E"/>
    <w:rsid w:val="08D89A3D"/>
    <w:rsid w:val="08ED5E7F"/>
    <w:rsid w:val="08F0D7D9"/>
    <w:rsid w:val="090A0CFC"/>
    <w:rsid w:val="091F2FFF"/>
    <w:rsid w:val="0949BA8A"/>
    <w:rsid w:val="094DCFA9"/>
    <w:rsid w:val="0961CDAB"/>
    <w:rsid w:val="09882E47"/>
    <w:rsid w:val="099BACB8"/>
    <w:rsid w:val="09AE0E11"/>
    <w:rsid w:val="09BD0A55"/>
    <w:rsid w:val="09D347F2"/>
    <w:rsid w:val="0A2190C1"/>
    <w:rsid w:val="0A4E9DA4"/>
    <w:rsid w:val="0A63C2AE"/>
    <w:rsid w:val="0A9543EC"/>
    <w:rsid w:val="0AC90672"/>
    <w:rsid w:val="0AD0FEA8"/>
    <w:rsid w:val="0AD87753"/>
    <w:rsid w:val="0AF9740A"/>
    <w:rsid w:val="0B0B8358"/>
    <w:rsid w:val="0B0E5F58"/>
    <w:rsid w:val="0B1B90BD"/>
    <w:rsid w:val="0B21F09A"/>
    <w:rsid w:val="0B370A7F"/>
    <w:rsid w:val="0B372603"/>
    <w:rsid w:val="0B4476C4"/>
    <w:rsid w:val="0B6C0C12"/>
    <w:rsid w:val="0B829F5A"/>
    <w:rsid w:val="0B98F095"/>
    <w:rsid w:val="0BE9896F"/>
    <w:rsid w:val="0C0501C1"/>
    <w:rsid w:val="0C1F89D1"/>
    <w:rsid w:val="0C2576A6"/>
    <w:rsid w:val="0C5193A3"/>
    <w:rsid w:val="0C88773C"/>
    <w:rsid w:val="0C8BBC60"/>
    <w:rsid w:val="0CC2023C"/>
    <w:rsid w:val="0CCFDCF5"/>
    <w:rsid w:val="0CF10649"/>
    <w:rsid w:val="0CF27C3B"/>
    <w:rsid w:val="0D2E0DD8"/>
    <w:rsid w:val="0D33269D"/>
    <w:rsid w:val="0D7312E4"/>
    <w:rsid w:val="0DACE07F"/>
    <w:rsid w:val="0E0479E1"/>
    <w:rsid w:val="0E0F61BF"/>
    <w:rsid w:val="0E1848F1"/>
    <w:rsid w:val="0E1D2BAD"/>
    <w:rsid w:val="0E443D5F"/>
    <w:rsid w:val="0E4E23B3"/>
    <w:rsid w:val="0E520115"/>
    <w:rsid w:val="0E521CF1"/>
    <w:rsid w:val="0E7C68A0"/>
    <w:rsid w:val="0E8CD6AA"/>
    <w:rsid w:val="0EE081BA"/>
    <w:rsid w:val="0F2AB67F"/>
    <w:rsid w:val="0F332673"/>
    <w:rsid w:val="0F4E136C"/>
    <w:rsid w:val="0F56B2F7"/>
    <w:rsid w:val="0F61653E"/>
    <w:rsid w:val="0F721464"/>
    <w:rsid w:val="0F7809C1"/>
    <w:rsid w:val="0F97455E"/>
    <w:rsid w:val="0FB8FC0E"/>
    <w:rsid w:val="0FEF8555"/>
    <w:rsid w:val="0FFF421F"/>
    <w:rsid w:val="101F4CE4"/>
    <w:rsid w:val="1028A70B"/>
    <w:rsid w:val="103A9A63"/>
    <w:rsid w:val="103F5159"/>
    <w:rsid w:val="10428834"/>
    <w:rsid w:val="10618219"/>
    <w:rsid w:val="1068CD37"/>
    <w:rsid w:val="108CD707"/>
    <w:rsid w:val="1097FAC7"/>
    <w:rsid w:val="10B9E04F"/>
    <w:rsid w:val="10C417D0"/>
    <w:rsid w:val="10C8A0C2"/>
    <w:rsid w:val="10DC807A"/>
    <w:rsid w:val="111A5E39"/>
    <w:rsid w:val="119DFDD7"/>
    <w:rsid w:val="11A27F5E"/>
    <w:rsid w:val="11B0BBA2"/>
    <w:rsid w:val="11BC9E13"/>
    <w:rsid w:val="11D88DF8"/>
    <w:rsid w:val="11E0EEA4"/>
    <w:rsid w:val="11F43719"/>
    <w:rsid w:val="1206A7B9"/>
    <w:rsid w:val="120961C1"/>
    <w:rsid w:val="12140F49"/>
    <w:rsid w:val="12487B4F"/>
    <w:rsid w:val="12CCDE30"/>
    <w:rsid w:val="132A4D1C"/>
    <w:rsid w:val="133E4FBF"/>
    <w:rsid w:val="134213BB"/>
    <w:rsid w:val="138716B7"/>
    <w:rsid w:val="139B7C20"/>
    <w:rsid w:val="139C7776"/>
    <w:rsid w:val="13F8B242"/>
    <w:rsid w:val="1407F54F"/>
    <w:rsid w:val="1410CDA8"/>
    <w:rsid w:val="141D3864"/>
    <w:rsid w:val="142ED1D6"/>
    <w:rsid w:val="143BC6C2"/>
    <w:rsid w:val="144B454B"/>
    <w:rsid w:val="147D6610"/>
    <w:rsid w:val="14A73CD4"/>
    <w:rsid w:val="14AF92EE"/>
    <w:rsid w:val="14C3590A"/>
    <w:rsid w:val="14FC182E"/>
    <w:rsid w:val="157B2E95"/>
    <w:rsid w:val="15C4AD07"/>
    <w:rsid w:val="15CAA237"/>
    <w:rsid w:val="15CC7F17"/>
    <w:rsid w:val="15D1AFB8"/>
    <w:rsid w:val="15E79A3D"/>
    <w:rsid w:val="160214D3"/>
    <w:rsid w:val="16047EF2"/>
    <w:rsid w:val="16062C75"/>
    <w:rsid w:val="16151D4C"/>
    <w:rsid w:val="161F4FB7"/>
    <w:rsid w:val="163220F9"/>
    <w:rsid w:val="16607373"/>
    <w:rsid w:val="166AF20F"/>
    <w:rsid w:val="1675F081"/>
    <w:rsid w:val="16D66C7B"/>
    <w:rsid w:val="16E6BE3D"/>
    <w:rsid w:val="16F63CBF"/>
    <w:rsid w:val="1709045A"/>
    <w:rsid w:val="1731D67B"/>
    <w:rsid w:val="17443CF4"/>
    <w:rsid w:val="17552205"/>
    <w:rsid w:val="175881CA"/>
    <w:rsid w:val="176DEECF"/>
    <w:rsid w:val="177B83F2"/>
    <w:rsid w:val="17A1735A"/>
    <w:rsid w:val="17A781FF"/>
    <w:rsid w:val="17E5AB29"/>
    <w:rsid w:val="18087670"/>
    <w:rsid w:val="181150A8"/>
    <w:rsid w:val="18216EFC"/>
    <w:rsid w:val="1833B8F0"/>
    <w:rsid w:val="18359F82"/>
    <w:rsid w:val="183F065B"/>
    <w:rsid w:val="185E4B40"/>
    <w:rsid w:val="1874E298"/>
    <w:rsid w:val="18782358"/>
    <w:rsid w:val="1885802C"/>
    <w:rsid w:val="18E6CF39"/>
    <w:rsid w:val="18EE3096"/>
    <w:rsid w:val="190B07E8"/>
    <w:rsid w:val="193C1FB4"/>
    <w:rsid w:val="193C4629"/>
    <w:rsid w:val="1945F5D5"/>
    <w:rsid w:val="1950066B"/>
    <w:rsid w:val="195A90F2"/>
    <w:rsid w:val="19607BE1"/>
    <w:rsid w:val="1968BFD3"/>
    <w:rsid w:val="1993F8AC"/>
    <w:rsid w:val="19A21D32"/>
    <w:rsid w:val="19DF48C1"/>
    <w:rsid w:val="19F2AD3E"/>
    <w:rsid w:val="1A0DEE51"/>
    <w:rsid w:val="1A0F5AF7"/>
    <w:rsid w:val="1A21508D"/>
    <w:rsid w:val="1A36B89B"/>
    <w:rsid w:val="1A3A37DF"/>
    <w:rsid w:val="1A471D13"/>
    <w:rsid w:val="1A5DED91"/>
    <w:rsid w:val="1A829F9A"/>
    <w:rsid w:val="1A83CEC8"/>
    <w:rsid w:val="1AA1CA78"/>
    <w:rsid w:val="1AB68ABB"/>
    <w:rsid w:val="1B2DBB4F"/>
    <w:rsid w:val="1B30BF7E"/>
    <w:rsid w:val="1B62B2EA"/>
    <w:rsid w:val="1B6B59B2"/>
    <w:rsid w:val="1B916ADA"/>
    <w:rsid w:val="1BB7F98E"/>
    <w:rsid w:val="1BDE675B"/>
    <w:rsid w:val="1BE40639"/>
    <w:rsid w:val="1BFC62B7"/>
    <w:rsid w:val="1C12C72C"/>
    <w:rsid w:val="1C58B068"/>
    <w:rsid w:val="1C81A769"/>
    <w:rsid w:val="1C8C05A5"/>
    <w:rsid w:val="1C8C7D8C"/>
    <w:rsid w:val="1C947135"/>
    <w:rsid w:val="1CA98014"/>
    <w:rsid w:val="1CD620C2"/>
    <w:rsid w:val="1CFA9AC1"/>
    <w:rsid w:val="1D0E64AA"/>
    <w:rsid w:val="1D0EEF0D"/>
    <w:rsid w:val="1D172D03"/>
    <w:rsid w:val="1D31E06F"/>
    <w:rsid w:val="1D4681D1"/>
    <w:rsid w:val="1D4A79E1"/>
    <w:rsid w:val="1D58F14F"/>
    <w:rsid w:val="1D97DFD4"/>
    <w:rsid w:val="1DB7DF15"/>
    <w:rsid w:val="1DBA405C"/>
    <w:rsid w:val="1DD1F7D4"/>
    <w:rsid w:val="1DD9D723"/>
    <w:rsid w:val="1DDE790B"/>
    <w:rsid w:val="1E049278"/>
    <w:rsid w:val="1E0D885D"/>
    <w:rsid w:val="1E455183"/>
    <w:rsid w:val="1E6769CF"/>
    <w:rsid w:val="1E7A4F07"/>
    <w:rsid w:val="1E87243F"/>
    <w:rsid w:val="1E971099"/>
    <w:rsid w:val="1E9E5488"/>
    <w:rsid w:val="1EB18E02"/>
    <w:rsid w:val="1EB75EF3"/>
    <w:rsid w:val="1EB9F720"/>
    <w:rsid w:val="1EC8556F"/>
    <w:rsid w:val="1ED0F498"/>
    <w:rsid w:val="1EE45109"/>
    <w:rsid w:val="1EF4C1B0"/>
    <w:rsid w:val="1F0DEA0D"/>
    <w:rsid w:val="1F1BA6FB"/>
    <w:rsid w:val="1F3CE860"/>
    <w:rsid w:val="1F905068"/>
    <w:rsid w:val="1F90F45E"/>
    <w:rsid w:val="1FA20D45"/>
    <w:rsid w:val="1FA96AD9"/>
    <w:rsid w:val="1FAFCA75"/>
    <w:rsid w:val="1FB50EF9"/>
    <w:rsid w:val="1FEEDC08"/>
    <w:rsid w:val="20033A30"/>
    <w:rsid w:val="2018CA02"/>
    <w:rsid w:val="20195A4A"/>
    <w:rsid w:val="204066A7"/>
    <w:rsid w:val="205EAE13"/>
    <w:rsid w:val="207263AA"/>
    <w:rsid w:val="20745721"/>
    <w:rsid w:val="20911BCA"/>
    <w:rsid w:val="20952E2B"/>
    <w:rsid w:val="20AD8D36"/>
    <w:rsid w:val="20E23AF3"/>
    <w:rsid w:val="20F11F54"/>
    <w:rsid w:val="21021A09"/>
    <w:rsid w:val="2113F820"/>
    <w:rsid w:val="211C2439"/>
    <w:rsid w:val="2121D544"/>
    <w:rsid w:val="2123D726"/>
    <w:rsid w:val="21335674"/>
    <w:rsid w:val="215E17C1"/>
    <w:rsid w:val="21859473"/>
    <w:rsid w:val="21B52AAB"/>
    <w:rsid w:val="21C13D31"/>
    <w:rsid w:val="21E76093"/>
    <w:rsid w:val="21F92E61"/>
    <w:rsid w:val="221C2FD9"/>
    <w:rsid w:val="22337511"/>
    <w:rsid w:val="22428F85"/>
    <w:rsid w:val="226B63E9"/>
    <w:rsid w:val="22748922"/>
    <w:rsid w:val="227536C5"/>
    <w:rsid w:val="22830472"/>
    <w:rsid w:val="22A31BA9"/>
    <w:rsid w:val="22E0F980"/>
    <w:rsid w:val="22E9ED88"/>
    <w:rsid w:val="22F9E822"/>
    <w:rsid w:val="22FE3BDA"/>
    <w:rsid w:val="2300F473"/>
    <w:rsid w:val="233DAC73"/>
    <w:rsid w:val="2342A937"/>
    <w:rsid w:val="235D2FC9"/>
    <w:rsid w:val="2369FD83"/>
    <w:rsid w:val="238EF764"/>
    <w:rsid w:val="2399D4FA"/>
    <w:rsid w:val="23AD0EBA"/>
    <w:rsid w:val="23B0D9B7"/>
    <w:rsid w:val="23B44A51"/>
    <w:rsid w:val="240F5BEB"/>
    <w:rsid w:val="24490536"/>
    <w:rsid w:val="247CC9E1"/>
    <w:rsid w:val="24B4D2E4"/>
    <w:rsid w:val="24D2D60D"/>
    <w:rsid w:val="24D4E823"/>
    <w:rsid w:val="24E8F0C1"/>
    <w:rsid w:val="24EF2B4F"/>
    <w:rsid w:val="25364D73"/>
    <w:rsid w:val="256F2FDB"/>
    <w:rsid w:val="2579804F"/>
    <w:rsid w:val="257A4CCE"/>
    <w:rsid w:val="257D2B91"/>
    <w:rsid w:val="257EA888"/>
    <w:rsid w:val="25A46CC3"/>
    <w:rsid w:val="25A6A015"/>
    <w:rsid w:val="25C3422A"/>
    <w:rsid w:val="25C5A02F"/>
    <w:rsid w:val="25CEAB25"/>
    <w:rsid w:val="25D9CEA2"/>
    <w:rsid w:val="260A8BF2"/>
    <w:rsid w:val="26189A42"/>
    <w:rsid w:val="26269909"/>
    <w:rsid w:val="26379C48"/>
    <w:rsid w:val="263E8699"/>
    <w:rsid w:val="2645425E"/>
    <w:rsid w:val="26A3F285"/>
    <w:rsid w:val="26B5BEC0"/>
    <w:rsid w:val="2705EFF8"/>
    <w:rsid w:val="270E2573"/>
    <w:rsid w:val="274BCA44"/>
    <w:rsid w:val="27894958"/>
    <w:rsid w:val="27BDD70B"/>
    <w:rsid w:val="27D012BF"/>
    <w:rsid w:val="27D9667C"/>
    <w:rsid w:val="27DFAF4C"/>
    <w:rsid w:val="27E2B6F9"/>
    <w:rsid w:val="2849402A"/>
    <w:rsid w:val="28991225"/>
    <w:rsid w:val="28A9C686"/>
    <w:rsid w:val="28B65496"/>
    <w:rsid w:val="28F9D64F"/>
    <w:rsid w:val="2936F0A6"/>
    <w:rsid w:val="29BC8BD7"/>
    <w:rsid w:val="29CA5937"/>
    <w:rsid w:val="29DEF947"/>
    <w:rsid w:val="29E137C5"/>
    <w:rsid w:val="2A0D6C9F"/>
    <w:rsid w:val="2A83DDE4"/>
    <w:rsid w:val="2A877FFA"/>
    <w:rsid w:val="2A950B7F"/>
    <w:rsid w:val="2ABFD55C"/>
    <w:rsid w:val="2B128910"/>
    <w:rsid w:val="2B4DB33F"/>
    <w:rsid w:val="2B4FBD03"/>
    <w:rsid w:val="2B616F4B"/>
    <w:rsid w:val="2B80F3A8"/>
    <w:rsid w:val="2B8F1DC9"/>
    <w:rsid w:val="2BA1BEDC"/>
    <w:rsid w:val="2BC6A5FB"/>
    <w:rsid w:val="2BD216AA"/>
    <w:rsid w:val="2BD344B8"/>
    <w:rsid w:val="2BD86DDF"/>
    <w:rsid w:val="2BE352C5"/>
    <w:rsid w:val="2C5B527A"/>
    <w:rsid w:val="2C808ED4"/>
    <w:rsid w:val="2D04AEC8"/>
    <w:rsid w:val="2DD19201"/>
    <w:rsid w:val="2DF134D9"/>
    <w:rsid w:val="2DF9FE41"/>
    <w:rsid w:val="2E082ED7"/>
    <w:rsid w:val="2E2EBCA2"/>
    <w:rsid w:val="2E30B9CF"/>
    <w:rsid w:val="2E33EC3F"/>
    <w:rsid w:val="2E39BA43"/>
    <w:rsid w:val="2E3C2D49"/>
    <w:rsid w:val="2E45E756"/>
    <w:rsid w:val="2E69194B"/>
    <w:rsid w:val="2E836B19"/>
    <w:rsid w:val="2E9B360F"/>
    <w:rsid w:val="2EC36C16"/>
    <w:rsid w:val="2F0AE57A"/>
    <w:rsid w:val="2F29F002"/>
    <w:rsid w:val="2F5AF9B0"/>
    <w:rsid w:val="2F71508C"/>
    <w:rsid w:val="2FAD9D73"/>
    <w:rsid w:val="2FD4E27C"/>
    <w:rsid w:val="2FDBAF38"/>
    <w:rsid w:val="30148854"/>
    <w:rsid w:val="30214B80"/>
    <w:rsid w:val="3047D1FB"/>
    <w:rsid w:val="306242DD"/>
    <w:rsid w:val="3065F288"/>
    <w:rsid w:val="30756081"/>
    <w:rsid w:val="307F5CA1"/>
    <w:rsid w:val="309A171E"/>
    <w:rsid w:val="309D62E8"/>
    <w:rsid w:val="30A76A76"/>
    <w:rsid w:val="30AEA361"/>
    <w:rsid w:val="30C1A48D"/>
    <w:rsid w:val="30DA2A78"/>
    <w:rsid w:val="30DE8F4D"/>
    <w:rsid w:val="30F1523A"/>
    <w:rsid w:val="3107EA81"/>
    <w:rsid w:val="31173EAA"/>
    <w:rsid w:val="31249C37"/>
    <w:rsid w:val="3131504F"/>
    <w:rsid w:val="3142DE47"/>
    <w:rsid w:val="3151D220"/>
    <w:rsid w:val="31ACE8D1"/>
    <w:rsid w:val="3200E22C"/>
    <w:rsid w:val="3214AA2A"/>
    <w:rsid w:val="327E626B"/>
    <w:rsid w:val="32929A72"/>
    <w:rsid w:val="33441931"/>
    <w:rsid w:val="33B7F437"/>
    <w:rsid w:val="33D163E9"/>
    <w:rsid w:val="34155A53"/>
    <w:rsid w:val="341D6D09"/>
    <w:rsid w:val="34275FB0"/>
    <w:rsid w:val="344CA8CD"/>
    <w:rsid w:val="34517FDC"/>
    <w:rsid w:val="348EF014"/>
    <w:rsid w:val="349C5979"/>
    <w:rsid w:val="34ABBB28"/>
    <w:rsid w:val="34D80436"/>
    <w:rsid w:val="34F488A1"/>
    <w:rsid w:val="351B9F10"/>
    <w:rsid w:val="352BE8DD"/>
    <w:rsid w:val="3587295C"/>
    <w:rsid w:val="358A177F"/>
    <w:rsid w:val="359734B9"/>
    <w:rsid w:val="35B05FB7"/>
    <w:rsid w:val="35C02345"/>
    <w:rsid w:val="35DD4F69"/>
    <w:rsid w:val="35E1024A"/>
    <w:rsid w:val="35EA72F3"/>
    <w:rsid w:val="35ECC191"/>
    <w:rsid w:val="35F5510C"/>
    <w:rsid w:val="36194CA4"/>
    <w:rsid w:val="361D4CA7"/>
    <w:rsid w:val="362A5AE2"/>
    <w:rsid w:val="36384FB6"/>
    <w:rsid w:val="363D4294"/>
    <w:rsid w:val="36436EDE"/>
    <w:rsid w:val="365B5324"/>
    <w:rsid w:val="367C3BCF"/>
    <w:rsid w:val="36A944E0"/>
    <w:rsid w:val="36B3E442"/>
    <w:rsid w:val="36C4F99A"/>
    <w:rsid w:val="36C95CDE"/>
    <w:rsid w:val="36CF2CA9"/>
    <w:rsid w:val="374525B1"/>
    <w:rsid w:val="3745FF5E"/>
    <w:rsid w:val="374E8FC7"/>
    <w:rsid w:val="374EABF1"/>
    <w:rsid w:val="3765D2E6"/>
    <w:rsid w:val="37977198"/>
    <w:rsid w:val="37B637CF"/>
    <w:rsid w:val="37CE4A36"/>
    <w:rsid w:val="383FDFAE"/>
    <w:rsid w:val="3841BFD4"/>
    <w:rsid w:val="3851E102"/>
    <w:rsid w:val="389A56F7"/>
    <w:rsid w:val="38A66D4F"/>
    <w:rsid w:val="38A74EBA"/>
    <w:rsid w:val="38B29CA1"/>
    <w:rsid w:val="38FE55F6"/>
    <w:rsid w:val="39713E3D"/>
    <w:rsid w:val="398A24A9"/>
    <w:rsid w:val="39965F5F"/>
    <w:rsid w:val="39AA7075"/>
    <w:rsid w:val="39B9CE0D"/>
    <w:rsid w:val="39EDB163"/>
    <w:rsid w:val="39F371AC"/>
    <w:rsid w:val="3A24B682"/>
    <w:rsid w:val="3A26F992"/>
    <w:rsid w:val="3A4876E1"/>
    <w:rsid w:val="3A56F768"/>
    <w:rsid w:val="3A5A1915"/>
    <w:rsid w:val="3AABB826"/>
    <w:rsid w:val="3ABD431E"/>
    <w:rsid w:val="3ABE61A1"/>
    <w:rsid w:val="3AEDBF94"/>
    <w:rsid w:val="3AF19F3D"/>
    <w:rsid w:val="3B019DE7"/>
    <w:rsid w:val="3B8981C4"/>
    <w:rsid w:val="3BC5A9E2"/>
    <w:rsid w:val="3BE51313"/>
    <w:rsid w:val="3BF141F5"/>
    <w:rsid w:val="3C30A58C"/>
    <w:rsid w:val="3C352B3A"/>
    <w:rsid w:val="3C41D590"/>
    <w:rsid w:val="3C642B33"/>
    <w:rsid w:val="3CAAAFFF"/>
    <w:rsid w:val="3D156228"/>
    <w:rsid w:val="3D6A49E3"/>
    <w:rsid w:val="3D71C89B"/>
    <w:rsid w:val="3D95BE7C"/>
    <w:rsid w:val="3D9E80B1"/>
    <w:rsid w:val="3D9EFA56"/>
    <w:rsid w:val="3DD20641"/>
    <w:rsid w:val="3DE6F5B6"/>
    <w:rsid w:val="3E400FDB"/>
    <w:rsid w:val="3E4023F1"/>
    <w:rsid w:val="3E4AFF9D"/>
    <w:rsid w:val="3E4F852C"/>
    <w:rsid w:val="3E53EAE5"/>
    <w:rsid w:val="3EA77E46"/>
    <w:rsid w:val="3EA81179"/>
    <w:rsid w:val="3EAC204B"/>
    <w:rsid w:val="3EB45ED6"/>
    <w:rsid w:val="3EC5E497"/>
    <w:rsid w:val="3ECABFCE"/>
    <w:rsid w:val="3EF2BC9D"/>
    <w:rsid w:val="3F11E537"/>
    <w:rsid w:val="3F767702"/>
    <w:rsid w:val="3F805724"/>
    <w:rsid w:val="3F8437E3"/>
    <w:rsid w:val="3F931033"/>
    <w:rsid w:val="3FE8476C"/>
    <w:rsid w:val="400612E7"/>
    <w:rsid w:val="40226C20"/>
    <w:rsid w:val="402ACCDB"/>
    <w:rsid w:val="405E0817"/>
    <w:rsid w:val="40729174"/>
    <w:rsid w:val="40A0C477"/>
    <w:rsid w:val="40AFE730"/>
    <w:rsid w:val="40E21170"/>
    <w:rsid w:val="41087B17"/>
    <w:rsid w:val="41225805"/>
    <w:rsid w:val="412C84A2"/>
    <w:rsid w:val="4147AFD5"/>
    <w:rsid w:val="41684BD1"/>
    <w:rsid w:val="417F3D05"/>
    <w:rsid w:val="41A4AEB4"/>
    <w:rsid w:val="41AF16AF"/>
    <w:rsid w:val="41DEBA97"/>
    <w:rsid w:val="41E0434F"/>
    <w:rsid w:val="42102E00"/>
    <w:rsid w:val="421309CE"/>
    <w:rsid w:val="421B7D3C"/>
    <w:rsid w:val="423C4C86"/>
    <w:rsid w:val="42669FA3"/>
    <w:rsid w:val="42927A3B"/>
    <w:rsid w:val="42D17944"/>
    <w:rsid w:val="42E10278"/>
    <w:rsid w:val="430EF23A"/>
    <w:rsid w:val="43C1D218"/>
    <w:rsid w:val="43D1DD62"/>
    <w:rsid w:val="43F1D87D"/>
    <w:rsid w:val="4459F8C7"/>
    <w:rsid w:val="4483F32F"/>
    <w:rsid w:val="4489B8DD"/>
    <w:rsid w:val="449B2201"/>
    <w:rsid w:val="449B8904"/>
    <w:rsid w:val="44B5FE38"/>
    <w:rsid w:val="44D1B2D9"/>
    <w:rsid w:val="451F20A0"/>
    <w:rsid w:val="452B4BCE"/>
    <w:rsid w:val="45863DF4"/>
    <w:rsid w:val="45A24B2B"/>
    <w:rsid w:val="45B3D811"/>
    <w:rsid w:val="45EA3B2B"/>
    <w:rsid w:val="4611A15F"/>
    <w:rsid w:val="462DEE3C"/>
    <w:rsid w:val="464D0785"/>
    <w:rsid w:val="4660B1EA"/>
    <w:rsid w:val="4678A1D5"/>
    <w:rsid w:val="467F1658"/>
    <w:rsid w:val="468BFB41"/>
    <w:rsid w:val="46AA5317"/>
    <w:rsid w:val="46BEB632"/>
    <w:rsid w:val="46C785D7"/>
    <w:rsid w:val="46FA7C05"/>
    <w:rsid w:val="46FC39D7"/>
    <w:rsid w:val="4745BF34"/>
    <w:rsid w:val="4778777A"/>
    <w:rsid w:val="4807CF2D"/>
    <w:rsid w:val="48217E7D"/>
    <w:rsid w:val="48264046"/>
    <w:rsid w:val="4872D573"/>
    <w:rsid w:val="48737F41"/>
    <w:rsid w:val="48BA5FC9"/>
    <w:rsid w:val="48E814B6"/>
    <w:rsid w:val="4908A7DF"/>
    <w:rsid w:val="492B5763"/>
    <w:rsid w:val="49325706"/>
    <w:rsid w:val="4952C325"/>
    <w:rsid w:val="49EBE956"/>
    <w:rsid w:val="49F49102"/>
    <w:rsid w:val="49FA52B2"/>
    <w:rsid w:val="4A05DE5F"/>
    <w:rsid w:val="4A0BB19D"/>
    <w:rsid w:val="4A31EC19"/>
    <w:rsid w:val="4A9FE478"/>
    <w:rsid w:val="4ADFEE8A"/>
    <w:rsid w:val="4B33BF6A"/>
    <w:rsid w:val="4B356F4E"/>
    <w:rsid w:val="4B4E5840"/>
    <w:rsid w:val="4B528AD7"/>
    <w:rsid w:val="4B6A6F73"/>
    <w:rsid w:val="4B6D2952"/>
    <w:rsid w:val="4B7D5A08"/>
    <w:rsid w:val="4BBD6847"/>
    <w:rsid w:val="4BD2ACE8"/>
    <w:rsid w:val="4BE88CA3"/>
    <w:rsid w:val="4BE9086A"/>
    <w:rsid w:val="4C0E9279"/>
    <w:rsid w:val="4C21D06E"/>
    <w:rsid w:val="4C3296DB"/>
    <w:rsid w:val="4C5E6225"/>
    <w:rsid w:val="4C6DE4E4"/>
    <w:rsid w:val="4C76F6A7"/>
    <w:rsid w:val="4CA256C3"/>
    <w:rsid w:val="4CC021FB"/>
    <w:rsid w:val="4CDB1DD0"/>
    <w:rsid w:val="4D4B1538"/>
    <w:rsid w:val="4D521082"/>
    <w:rsid w:val="4D84D8CB"/>
    <w:rsid w:val="4DC095EF"/>
    <w:rsid w:val="4DC72453"/>
    <w:rsid w:val="4DF24FAB"/>
    <w:rsid w:val="4DF5B71E"/>
    <w:rsid w:val="4E118CF3"/>
    <w:rsid w:val="4E28C938"/>
    <w:rsid w:val="4E3A4934"/>
    <w:rsid w:val="4E4C7784"/>
    <w:rsid w:val="4E536A8C"/>
    <w:rsid w:val="4EAEFAD2"/>
    <w:rsid w:val="4ED02EA6"/>
    <w:rsid w:val="4ED3FB99"/>
    <w:rsid w:val="4EE9F02A"/>
    <w:rsid w:val="4EF1184A"/>
    <w:rsid w:val="4F0BA04E"/>
    <w:rsid w:val="4F2A1CD3"/>
    <w:rsid w:val="4F4BBC08"/>
    <w:rsid w:val="4F77EAA6"/>
    <w:rsid w:val="4F788878"/>
    <w:rsid w:val="4F993A94"/>
    <w:rsid w:val="4FA41307"/>
    <w:rsid w:val="4FA6C103"/>
    <w:rsid w:val="4FCD97CA"/>
    <w:rsid w:val="4FD6CF5A"/>
    <w:rsid w:val="503D534A"/>
    <w:rsid w:val="50650208"/>
    <w:rsid w:val="5078A2F0"/>
    <w:rsid w:val="50845D1B"/>
    <w:rsid w:val="5096726A"/>
    <w:rsid w:val="50A83345"/>
    <w:rsid w:val="50D773AC"/>
    <w:rsid w:val="50DF64BA"/>
    <w:rsid w:val="50E00E42"/>
    <w:rsid w:val="50FBB4A2"/>
    <w:rsid w:val="5151189C"/>
    <w:rsid w:val="515D0080"/>
    <w:rsid w:val="5174CB12"/>
    <w:rsid w:val="51947C1D"/>
    <w:rsid w:val="51B4DA00"/>
    <w:rsid w:val="51C4F365"/>
    <w:rsid w:val="51C68EFD"/>
    <w:rsid w:val="51EE48F8"/>
    <w:rsid w:val="5207CF68"/>
    <w:rsid w:val="52249BFC"/>
    <w:rsid w:val="52265ED6"/>
    <w:rsid w:val="523FF668"/>
    <w:rsid w:val="5250B5EF"/>
    <w:rsid w:val="5262EC13"/>
    <w:rsid w:val="5264039B"/>
    <w:rsid w:val="528249F1"/>
    <w:rsid w:val="52830B3B"/>
    <w:rsid w:val="52C67C9F"/>
    <w:rsid w:val="52DDAACB"/>
    <w:rsid w:val="52DF314E"/>
    <w:rsid w:val="535155EC"/>
    <w:rsid w:val="53554AF0"/>
    <w:rsid w:val="53647C8F"/>
    <w:rsid w:val="53659C2D"/>
    <w:rsid w:val="5390D65C"/>
    <w:rsid w:val="539218C2"/>
    <w:rsid w:val="53A6FF8E"/>
    <w:rsid w:val="53AB1819"/>
    <w:rsid w:val="53ED82E9"/>
    <w:rsid w:val="53F5422F"/>
    <w:rsid w:val="544A48AE"/>
    <w:rsid w:val="545FCE6C"/>
    <w:rsid w:val="54907FD0"/>
    <w:rsid w:val="549286C5"/>
    <w:rsid w:val="54C1DBAC"/>
    <w:rsid w:val="54C68473"/>
    <w:rsid w:val="551DEA0E"/>
    <w:rsid w:val="5532D06E"/>
    <w:rsid w:val="553F702A"/>
    <w:rsid w:val="55463A3E"/>
    <w:rsid w:val="5553AF51"/>
    <w:rsid w:val="559727F2"/>
    <w:rsid w:val="559C7C99"/>
    <w:rsid w:val="55A13C9E"/>
    <w:rsid w:val="55C39963"/>
    <w:rsid w:val="56459E8A"/>
    <w:rsid w:val="565443A3"/>
    <w:rsid w:val="5658888F"/>
    <w:rsid w:val="56761F40"/>
    <w:rsid w:val="567EDEFB"/>
    <w:rsid w:val="56899D7A"/>
    <w:rsid w:val="56CD4866"/>
    <w:rsid w:val="56FAE948"/>
    <w:rsid w:val="5708363E"/>
    <w:rsid w:val="57197343"/>
    <w:rsid w:val="572DCA35"/>
    <w:rsid w:val="57484750"/>
    <w:rsid w:val="574B005A"/>
    <w:rsid w:val="5755CEFE"/>
    <w:rsid w:val="575FC24E"/>
    <w:rsid w:val="57737120"/>
    <w:rsid w:val="57815E82"/>
    <w:rsid w:val="578614A8"/>
    <w:rsid w:val="57AAF201"/>
    <w:rsid w:val="57B2F1A2"/>
    <w:rsid w:val="57B70988"/>
    <w:rsid w:val="580A7044"/>
    <w:rsid w:val="5824F379"/>
    <w:rsid w:val="582D5F22"/>
    <w:rsid w:val="58476039"/>
    <w:rsid w:val="5847EE91"/>
    <w:rsid w:val="587EF5DD"/>
    <w:rsid w:val="58E0FB58"/>
    <w:rsid w:val="58E1157C"/>
    <w:rsid w:val="58ED1761"/>
    <w:rsid w:val="59184B69"/>
    <w:rsid w:val="592895E9"/>
    <w:rsid w:val="592DEB3B"/>
    <w:rsid w:val="593F5AFA"/>
    <w:rsid w:val="593F999C"/>
    <w:rsid w:val="5941A549"/>
    <w:rsid w:val="595F6347"/>
    <w:rsid w:val="59774E4C"/>
    <w:rsid w:val="59E60FB2"/>
    <w:rsid w:val="5A0549B1"/>
    <w:rsid w:val="5A284176"/>
    <w:rsid w:val="5A355107"/>
    <w:rsid w:val="5A540672"/>
    <w:rsid w:val="5A7FE812"/>
    <w:rsid w:val="5ABC382F"/>
    <w:rsid w:val="5ACFC647"/>
    <w:rsid w:val="5AF995B2"/>
    <w:rsid w:val="5B0BDEC0"/>
    <w:rsid w:val="5B13E345"/>
    <w:rsid w:val="5B5E1591"/>
    <w:rsid w:val="5B641AF5"/>
    <w:rsid w:val="5B79F0E4"/>
    <w:rsid w:val="5B81315B"/>
    <w:rsid w:val="5B8F399F"/>
    <w:rsid w:val="5BB68099"/>
    <w:rsid w:val="5BBF2720"/>
    <w:rsid w:val="5C08D4AF"/>
    <w:rsid w:val="5C2B7598"/>
    <w:rsid w:val="5C2FED2B"/>
    <w:rsid w:val="5C34CCC0"/>
    <w:rsid w:val="5C61548B"/>
    <w:rsid w:val="5C6218FA"/>
    <w:rsid w:val="5C7F5AC6"/>
    <w:rsid w:val="5C814890"/>
    <w:rsid w:val="5C864176"/>
    <w:rsid w:val="5CA34586"/>
    <w:rsid w:val="5CC12471"/>
    <w:rsid w:val="5CDC670A"/>
    <w:rsid w:val="5CECEA1C"/>
    <w:rsid w:val="5CFB4217"/>
    <w:rsid w:val="5D46C230"/>
    <w:rsid w:val="5D4A4314"/>
    <w:rsid w:val="5D4D740E"/>
    <w:rsid w:val="5D4EFE49"/>
    <w:rsid w:val="5D58363B"/>
    <w:rsid w:val="5D7A5C31"/>
    <w:rsid w:val="5D952D55"/>
    <w:rsid w:val="5D9BAAC8"/>
    <w:rsid w:val="5DA2523D"/>
    <w:rsid w:val="5DBA1727"/>
    <w:rsid w:val="5DECAB0C"/>
    <w:rsid w:val="5E1B2B27"/>
    <w:rsid w:val="5E20B321"/>
    <w:rsid w:val="5E26E707"/>
    <w:rsid w:val="5E46F276"/>
    <w:rsid w:val="5E895BF7"/>
    <w:rsid w:val="5E8C60B8"/>
    <w:rsid w:val="5E9C353D"/>
    <w:rsid w:val="5EA23657"/>
    <w:rsid w:val="5EAA04F2"/>
    <w:rsid w:val="5EC2056E"/>
    <w:rsid w:val="5ED7BF5E"/>
    <w:rsid w:val="5F4D628A"/>
    <w:rsid w:val="5F60A3EC"/>
    <w:rsid w:val="5F919653"/>
    <w:rsid w:val="5FB03D4B"/>
    <w:rsid w:val="5FBF669B"/>
    <w:rsid w:val="5FDD7528"/>
    <w:rsid w:val="5FE8B7D8"/>
    <w:rsid w:val="6023703D"/>
    <w:rsid w:val="604D2A7A"/>
    <w:rsid w:val="607923C5"/>
    <w:rsid w:val="607D8BE3"/>
    <w:rsid w:val="60BA9CD6"/>
    <w:rsid w:val="60D85A42"/>
    <w:rsid w:val="60E6CBC5"/>
    <w:rsid w:val="60EFB962"/>
    <w:rsid w:val="610E7CDA"/>
    <w:rsid w:val="611D9A89"/>
    <w:rsid w:val="6162FDC8"/>
    <w:rsid w:val="61631FED"/>
    <w:rsid w:val="6185C181"/>
    <w:rsid w:val="6186C2C7"/>
    <w:rsid w:val="618FFB46"/>
    <w:rsid w:val="61DBF6D7"/>
    <w:rsid w:val="61FFE45C"/>
    <w:rsid w:val="6208A804"/>
    <w:rsid w:val="62101820"/>
    <w:rsid w:val="62195C44"/>
    <w:rsid w:val="6229407D"/>
    <w:rsid w:val="6246B8EB"/>
    <w:rsid w:val="625DF82A"/>
    <w:rsid w:val="627FA2A7"/>
    <w:rsid w:val="62937654"/>
    <w:rsid w:val="62B0D7FB"/>
    <w:rsid w:val="62C7F18D"/>
    <w:rsid w:val="62C8AF5E"/>
    <w:rsid w:val="631D1D01"/>
    <w:rsid w:val="63416CA0"/>
    <w:rsid w:val="634C9E91"/>
    <w:rsid w:val="63531C0C"/>
    <w:rsid w:val="635DD7FC"/>
    <w:rsid w:val="636046A4"/>
    <w:rsid w:val="6395C594"/>
    <w:rsid w:val="63F31056"/>
    <w:rsid w:val="63FE50CE"/>
    <w:rsid w:val="643080DC"/>
    <w:rsid w:val="645CEF7D"/>
    <w:rsid w:val="64B35603"/>
    <w:rsid w:val="64CA3AF0"/>
    <w:rsid w:val="64EA4EB0"/>
    <w:rsid w:val="6507AACD"/>
    <w:rsid w:val="652015E2"/>
    <w:rsid w:val="65380322"/>
    <w:rsid w:val="6547B8E2"/>
    <w:rsid w:val="654E52C0"/>
    <w:rsid w:val="65591519"/>
    <w:rsid w:val="6572F514"/>
    <w:rsid w:val="658043D2"/>
    <w:rsid w:val="65C52578"/>
    <w:rsid w:val="65CF5452"/>
    <w:rsid w:val="65FC69DF"/>
    <w:rsid w:val="65FE1460"/>
    <w:rsid w:val="65FEFEE8"/>
    <w:rsid w:val="6614CF38"/>
    <w:rsid w:val="6619EB87"/>
    <w:rsid w:val="667D16F1"/>
    <w:rsid w:val="667E0D46"/>
    <w:rsid w:val="6680D60F"/>
    <w:rsid w:val="66C51EAD"/>
    <w:rsid w:val="66C77BC1"/>
    <w:rsid w:val="66D6F7DE"/>
    <w:rsid w:val="66E784F8"/>
    <w:rsid w:val="672BCE51"/>
    <w:rsid w:val="6745C088"/>
    <w:rsid w:val="675B8DB1"/>
    <w:rsid w:val="676C4399"/>
    <w:rsid w:val="67831AF4"/>
    <w:rsid w:val="679D453A"/>
    <w:rsid w:val="67C1DBBE"/>
    <w:rsid w:val="67C90F50"/>
    <w:rsid w:val="67D6882A"/>
    <w:rsid w:val="67F3F65B"/>
    <w:rsid w:val="682E4C1C"/>
    <w:rsid w:val="6838C0AC"/>
    <w:rsid w:val="6850954D"/>
    <w:rsid w:val="6871BCDD"/>
    <w:rsid w:val="68BC9685"/>
    <w:rsid w:val="68ECF297"/>
    <w:rsid w:val="69403C3E"/>
    <w:rsid w:val="6981E4CE"/>
    <w:rsid w:val="699B6371"/>
    <w:rsid w:val="69B63546"/>
    <w:rsid w:val="69C034B9"/>
    <w:rsid w:val="69DFE46D"/>
    <w:rsid w:val="69E740D3"/>
    <w:rsid w:val="69E807C3"/>
    <w:rsid w:val="6A3ABBCD"/>
    <w:rsid w:val="6A59E997"/>
    <w:rsid w:val="6A9DF962"/>
    <w:rsid w:val="6ACC3080"/>
    <w:rsid w:val="6AD05111"/>
    <w:rsid w:val="6B17E9CA"/>
    <w:rsid w:val="6B2BDEC1"/>
    <w:rsid w:val="6B36F985"/>
    <w:rsid w:val="6B61493D"/>
    <w:rsid w:val="6B689250"/>
    <w:rsid w:val="6B79E78F"/>
    <w:rsid w:val="6B7E9EB3"/>
    <w:rsid w:val="6B9999F0"/>
    <w:rsid w:val="6BBFCE50"/>
    <w:rsid w:val="6C1D259D"/>
    <w:rsid w:val="6C285771"/>
    <w:rsid w:val="6C33D318"/>
    <w:rsid w:val="6C55BE44"/>
    <w:rsid w:val="6C648194"/>
    <w:rsid w:val="6C7CA7EF"/>
    <w:rsid w:val="6CA2312E"/>
    <w:rsid w:val="6CBD14A5"/>
    <w:rsid w:val="6CE0203C"/>
    <w:rsid w:val="6CEBBEF7"/>
    <w:rsid w:val="6D16F2B3"/>
    <w:rsid w:val="6D96BCA8"/>
    <w:rsid w:val="6DB9CA6A"/>
    <w:rsid w:val="6DC6402A"/>
    <w:rsid w:val="6DDCDD11"/>
    <w:rsid w:val="6E0EE793"/>
    <w:rsid w:val="6E15D76A"/>
    <w:rsid w:val="6E235F2F"/>
    <w:rsid w:val="6E3247A7"/>
    <w:rsid w:val="6E4BDC1D"/>
    <w:rsid w:val="6E6633BC"/>
    <w:rsid w:val="6E69DC66"/>
    <w:rsid w:val="6E6A6081"/>
    <w:rsid w:val="6E7DEA6A"/>
    <w:rsid w:val="6E7F5122"/>
    <w:rsid w:val="6E8804CF"/>
    <w:rsid w:val="6EBC8FA6"/>
    <w:rsid w:val="6EBEF7AA"/>
    <w:rsid w:val="6EC733A6"/>
    <w:rsid w:val="6EF76F12"/>
    <w:rsid w:val="6EFC5C76"/>
    <w:rsid w:val="6EFC9900"/>
    <w:rsid w:val="6F03F1ED"/>
    <w:rsid w:val="6F116093"/>
    <w:rsid w:val="6F12BF0E"/>
    <w:rsid w:val="6F3E7964"/>
    <w:rsid w:val="6F41DEFB"/>
    <w:rsid w:val="6F428263"/>
    <w:rsid w:val="6F5E80CE"/>
    <w:rsid w:val="6F6B73DA"/>
    <w:rsid w:val="6F7FC59D"/>
    <w:rsid w:val="6F91C3F1"/>
    <w:rsid w:val="6F95A8C6"/>
    <w:rsid w:val="6FA6C6ED"/>
    <w:rsid w:val="6FCA3668"/>
    <w:rsid w:val="6FCDE91F"/>
    <w:rsid w:val="6FE07A4A"/>
    <w:rsid w:val="6FE555DE"/>
    <w:rsid w:val="70193FC2"/>
    <w:rsid w:val="7085B8F2"/>
    <w:rsid w:val="709B5202"/>
    <w:rsid w:val="709C6BED"/>
    <w:rsid w:val="70B5A7BB"/>
    <w:rsid w:val="70FF49AD"/>
    <w:rsid w:val="7102259E"/>
    <w:rsid w:val="710AA4BB"/>
    <w:rsid w:val="712C46E3"/>
    <w:rsid w:val="712CF284"/>
    <w:rsid w:val="713A9492"/>
    <w:rsid w:val="7155EB99"/>
    <w:rsid w:val="715C9122"/>
    <w:rsid w:val="717DBCDF"/>
    <w:rsid w:val="7188415A"/>
    <w:rsid w:val="71BC0605"/>
    <w:rsid w:val="71BC942B"/>
    <w:rsid w:val="720DAA98"/>
    <w:rsid w:val="721AFF99"/>
    <w:rsid w:val="72273448"/>
    <w:rsid w:val="722757EF"/>
    <w:rsid w:val="722F0FD4"/>
    <w:rsid w:val="7263054F"/>
    <w:rsid w:val="72772445"/>
    <w:rsid w:val="7287ECA4"/>
    <w:rsid w:val="72AB8537"/>
    <w:rsid w:val="72B1AB49"/>
    <w:rsid w:val="72DA80F8"/>
    <w:rsid w:val="72E0FB61"/>
    <w:rsid w:val="72F28D11"/>
    <w:rsid w:val="7309340A"/>
    <w:rsid w:val="7346B6A0"/>
    <w:rsid w:val="73517C3A"/>
    <w:rsid w:val="735EBF30"/>
    <w:rsid w:val="73C86ABB"/>
    <w:rsid w:val="73C9F9D1"/>
    <w:rsid w:val="73D55AFD"/>
    <w:rsid w:val="73D6FBA0"/>
    <w:rsid w:val="73DBB356"/>
    <w:rsid w:val="73ED487D"/>
    <w:rsid w:val="740FF777"/>
    <w:rsid w:val="7419A39C"/>
    <w:rsid w:val="74205649"/>
    <w:rsid w:val="7421BA59"/>
    <w:rsid w:val="744402E9"/>
    <w:rsid w:val="74513EE0"/>
    <w:rsid w:val="74680F49"/>
    <w:rsid w:val="746EB803"/>
    <w:rsid w:val="7470DEE2"/>
    <w:rsid w:val="7483E64A"/>
    <w:rsid w:val="748998F5"/>
    <w:rsid w:val="74BFE21C"/>
    <w:rsid w:val="74D91634"/>
    <w:rsid w:val="74DA19CD"/>
    <w:rsid w:val="74EFF611"/>
    <w:rsid w:val="74F35B5F"/>
    <w:rsid w:val="7507B585"/>
    <w:rsid w:val="7526C7BE"/>
    <w:rsid w:val="752C284D"/>
    <w:rsid w:val="752EB3E9"/>
    <w:rsid w:val="7537315D"/>
    <w:rsid w:val="7574F84C"/>
    <w:rsid w:val="758B2152"/>
    <w:rsid w:val="758D985B"/>
    <w:rsid w:val="75B3A50F"/>
    <w:rsid w:val="75E6074C"/>
    <w:rsid w:val="75EA0AE2"/>
    <w:rsid w:val="7625F841"/>
    <w:rsid w:val="763316F5"/>
    <w:rsid w:val="763D090C"/>
    <w:rsid w:val="764C2129"/>
    <w:rsid w:val="76662ADC"/>
    <w:rsid w:val="7676E42E"/>
    <w:rsid w:val="769764AE"/>
    <w:rsid w:val="76CADAB4"/>
    <w:rsid w:val="76F7E17C"/>
    <w:rsid w:val="773E0C7E"/>
    <w:rsid w:val="77A3077B"/>
    <w:rsid w:val="77C7AD2E"/>
    <w:rsid w:val="77CC770C"/>
    <w:rsid w:val="77E56652"/>
    <w:rsid w:val="77F83CCC"/>
    <w:rsid w:val="782BB9B5"/>
    <w:rsid w:val="7833350F"/>
    <w:rsid w:val="785D5CDF"/>
    <w:rsid w:val="7864811F"/>
    <w:rsid w:val="78715C4B"/>
    <w:rsid w:val="78A63EDE"/>
    <w:rsid w:val="78A9AA95"/>
    <w:rsid w:val="78BB6299"/>
    <w:rsid w:val="791B9331"/>
    <w:rsid w:val="794EB709"/>
    <w:rsid w:val="7958D4D0"/>
    <w:rsid w:val="79596917"/>
    <w:rsid w:val="796346D2"/>
    <w:rsid w:val="797D28CD"/>
    <w:rsid w:val="798F594D"/>
    <w:rsid w:val="79B14BED"/>
    <w:rsid w:val="79BC967F"/>
    <w:rsid w:val="79D8A8E3"/>
    <w:rsid w:val="79F1C56B"/>
    <w:rsid w:val="7A1D0964"/>
    <w:rsid w:val="7A7A41AC"/>
    <w:rsid w:val="7A8AE724"/>
    <w:rsid w:val="7ABADADD"/>
    <w:rsid w:val="7ABED88D"/>
    <w:rsid w:val="7AC46D54"/>
    <w:rsid w:val="7AD58ABD"/>
    <w:rsid w:val="7AD82896"/>
    <w:rsid w:val="7ADF14C5"/>
    <w:rsid w:val="7AEFA5BF"/>
    <w:rsid w:val="7AF104C6"/>
    <w:rsid w:val="7AFE5CE0"/>
    <w:rsid w:val="7B0193D9"/>
    <w:rsid w:val="7B028D1F"/>
    <w:rsid w:val="7B0FE9FC"/>
    <w:rsid w:val="7B266D84"/>
    <w:rsid w:val="7B2E54E6"/>
    <w:rsid w:val="7B4B7929"/>
    <w:rsid w:val="7B62E84B"/>
    <w:rsid w:val="7B6AD5D1"/>
    <w:rsid w:val="7BB93132"/>
    <w:rsid w:val="7BC9B0F0"/>
    <w:rsid w:val="7BFA878A"/>
    <w:rsid w:val="7C198670"/>
    <w:rsid w:val="7C1E0B8B"/>
    <w:rsid w:val="7C1FBDD3"/>
    <w:rsid w:val="7C2257AE"/>
    <w:rsid w:val="7C2ED675"/>
    <w:rsid w:val="7C3F3EB1"/>
    <w:rsid w:val="7C608856"/>
    <w:rsid w:val="7C9A35D4"/>
    <w:rsid w:val="7CC7D707"/>
    <w:rsid w:val="7CCE2644"/>
    <w:rsid w:val="7CD796E0"/>
    <w:rsid w:val="7CEE2B83"/>
    <w:rsid w:val="7D06A632"/>
    <w:rsid w:val="7D0C4559"/>
    <w:rsid w:val="7D6FE9F0"/>
    <w:rsid w:val="7D8BC05A"/>
    <w:rsid w:val="7D92F729"/>
    <w:rsid w:val="7DA14296"/>
    <w:rsid w:val="7DAC7B77"/>
    <w:rsid w:val="7DCE9F05"/>
    <w:rsid w:val="7DDA77F8"/>
    <w:rsid w:val="7DEBF42D"/>
    <w:rsid w:val="7DFCEEEC"/>
    <w:rsid w:val="7DFDC7F2"/>
    <w:rsid w:val="7E06F316"/>
    <w:rsid w:val="7E0707E2"/>
    <w:rsid w:val="7E335563"/>
    <w:rsid w:val="7E40CC24"/>
    <w:rsid w:val="7E4DCE72"/>
    <w:rsid w:val="7E9A890D"/>
    <w:rsid w:val="7EBAB815"/>
    <w:rsid w:val="7ECC556B"/>
    <w:rsid w:val="7ED88BB9"/>
    <w:rsid w:val="7EFC5805"/>
    <w:rsid w:val="7F06E8B7"/>
    <w:rsid w:val="7F29C8E2"/>
    <w:rsid w:val="7F30A888"/>
    <w:rsid w:val="7F3627EE"/>
    <w:rsid w:val="7F36E95E"/>
    <w:rsid w:val="7FAC3746"/>
    <w:rsid w:val="7FD55913"/>
    <w:rsid w:val="7FDF5988"/>
    <w:rsid w:val="7FE119AF"/>
    <w:rsid w:val="7FE89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8AB182"/>
  <w15:docId w15:val="{F73DF07A-8E5A-4C7D-9689-1F52D5625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uiPriority="2" w:semiHidden="1" w:unhideWhenUsed="1" w:qFormat="1"/>
    <w:lsdException w:name="heading 3" w:uiPriority="2" w:semiHidden="1" w:unhideWhenUsed="1" w:qFormat="1"/>
    <w:lsdException w:name="heading 4" w:uiPriority="9" w:semiHidden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5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45A9B"/>
    <w:pPr>
      <w:spacing w:after="0" w:line="240" w:lineRule="auto"/>
    </w:pPr>
    <w:rPr>
      <w:rFonts w:ascii="Verdana" w:hAnsi="Verdana"/>
      <w:sz w:val="20"/>
      <w:szCs w:val="20"/>
      <w:lang w:val="en-CA"/>
    </w:rPr>
  </w:style>
  <w:style w:type="paragraph" w:styleId="Heading1">
    <w:name w:val="heading 1"/>
    <w:basedOn w:val="Normal"/>
    <w:next w:val="Normal"/>
    <w:link w:val="Heading1Char"/>
    <w:uiPriority w:val="2"/>
    <w:qFormat/>
    <w:rsid w:val="00145A9B"/>
    <w:pPr>
      <w:spacing w:after="180"/>
      <w:outlineLvl w:val="0"/>
    </w:pPr>
    <w:rPr>
      <w:rFonts w:eastAsiaTheme="majorEastAsia" w:cstheme="majorBidi"/>
      <w:color w:val="ED8B00" w:themeColor="accen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2"/>
    <w:qFormat/>
    <w:rsid w:val="00145A9B"/>
    <w:pPr>
      <w:spacing w:after="100"/>
      <w:outlineLvl w:val="1"/>
    </w:pPr>
    <w:rPr>
      <w:rFonts w:eastAsiaTheme="majorEastAsia" w:cstheme="majorBidi"/>
      <w:b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2"/>
    <w:qFormat/>
    <w:rsid w:val="00145A9B"/>
    <w:pPr>
      <w:outlineLvl w:val="2"/>
    </w:pPr>
    <w:rPr>
      <w:rFonts w:eastAsiaTheme="majorEastAsia" w:cstheme="majorBidi"/>
      <w:b/>
      <w:color w:val="000000"/>
      <w:szCs w:val="2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4215"/>
    <w:pPr>
      <w:spacing w:after="0" w:line="240" w:lineRule="auto"/>
    </w:pPr>
    <w:rPr>
      <w:rFonts w:eastAsia="Times New Roman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next w:val="Normal"/>
    <w:link w:val="TitleChar"/>
    <w:uiPriority w:val="3"/>
    <w:qFormat/>
    <w:rsid w:val="00145A9B"/>
    <w:pPr>
      <w:contextualSpacing/>
    </w:pPr>
    <w:rPr>
      <w:rFonts w:eastAsiaTheme="majorEastAsia" w:cstheme="majorBidi"/>
      <w:b/>
      <w:color w:val="000000"/>
      <w:spacing w:val="5"/>
      <w:kern w:val="28"/>
      <w:sz w:val="60"/>
      <w:szCs w:val="40"/>
    </w:rPr>
  </w:style>
  <w:style w:type="character" w:styleId="TitleChar" w:customStyle="1">
    <w:name w:val="Title Char"/>
    <w:basedOn w:val="DefaultParagraphFont"/>
    <w:link w:val="Title"/>
    <w:uiPriority w:val="3"/>
    <w:rsid w:val="00145A9B"/>
    <w:rPr>
      <w:rFonts w:ascii="Verdana" w:hAnsi="Verdana" w:eastAsiaTheme="majorEastAsia" w:cstheme="majorBidi"/>
      <w:b/>
      <w:color w:val="000000"/>
      <w:spacing w:val="5"/>
      <w:kern w:val="28"/>
      <w:sz w:val="60"/>
      <w:szCs w:val="40"/>
    </w:rPr>
  </w:style>
  <w:style w:type="paragraph" w:styleId="Subtitle">
    <w:name w:val="Subtitle"/>
    <w:basedOn w:val="Normal"/>
    <w:next w:val="Normal"/>
    <w:link w:val="SubtitleChar"/>
    <w:uiPriority w:val="4"/>
    <w:qFormat/>
    <w:rsid w:val="00145A9B"/>
    <w:pPr>
      <w:spacing w:after="360"/>
      <w:contextualSpacing/>
    </w:pPr>
    <w:rPr>
      <w:rFonts w:eastAsiaTheme="majorEastAsia" w:cstheme="majorBidi"/>
      <w:b/>
      <w:color w:val="ED8B00"/>
      <w:spacing w:val="5"/>
      <w:kern w:val="28"/>
      <w:sz w:val="44"/>
      <w:szCs w:val="44"/>
    </w:rPr>
  </w:style>
  <w:style w:type="character" w:styleId="SubtitleChar" w:customStyle="1">
    <w:name w:val="Subtitle Char"/>
    <w:basedOn w:val="DefaultParagraphFont"/>
    <w:link w:val="Subtitle"/>
    <w:uiPriority w:val="4"/>
    <w:rsid w:val="00145A9B"/>
    <w:rPr>
      <w:rFonts w:ascii="Verdana" w:hAnsi="Verdana" w:eastAsiaTheme="majorEastAsia" w:cstheme="majorBidi"/>
      <w:b/>
      <w:color w:val="ED8B00"/>
      <w:spacing w:val="5"/>
      <w:kern w:val="28"/>
      <w:sz w:val="44"/>
      <w:szCs w:val="44"/>
    </w:rPr>
  </w:style>
  <w:style w:type="character" w:styleId="Heading1Char" w:customStyle="1">
    <w:name w:val="Heading 1 Char"/>
    <w:basedOn w:val="DefaultParagraphFont"/>
    <w:link w:val="Heading1"/>
    <w:uiPriority w:val="2"/>
    <w:rsid w:val="00145A9B"/>
    <w:rPr>
      <w:rFonts w:ascii="Verdana" w:hAnsi="Verdana" w:eastAsiaTheme="majorEastAsia" w:cstheme="majorBidi"/>
      <w:color w:val="ED8B00" w:themeColor="accent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2"/>
    <w:rsid w:val="00145A9B"/>
    <w:rPr>
      <w:rFonts w:ascii="Verdana" w:hAnsi="Verdana" w:eastAsiaTheme="majorEastAsia" w:cstheme="majorBidi"/>
      <w:b/>
      <w:color w:val="000000"/>
      <w:sz w:val="28"/>
      <w:szCs w:val="28"/>
    </w:rPr>
  </w:style>
  <w:style w:type="paragraph" w:styleId="ListParagraph">
    <w:name w:val="List Paragraph"/>
    <w:aliases w:val="1st Level Bullet"/>
    <w:basedOn w:val="Normal"/>
    <w:link w:val="ListParagraphChar"/>
    <w:uiPriority w:val="34"/>
    <w:qFormat/>
    <w:rsid w:val="00145A9B"/>
    <w:pPr>
      <w:spacing w:line="276" w:lineRule="auto"/>
      <w:contextualSpacing/>
    </w:pPr>
    <w:rPr>
      <w:szCs w:val="22"/>
    </w:rPr>
  </w:style>
  <w:style w:type="paragraph" w:styleId="2ndLevelBullet" w:customStyle="1">
    <w:name w:val="2nd Level Bullet"/>
    <w:basedOn w:val="ListParagraph"/>
    <w:uiPriority w:val="2"/>
    <w:qFormat/>
    <w:rsid w:val="00145A9B"/>
    <w:pPr>
      <w:numPr>
        <w:ilvl w:val="1"/>
        <w:numId w:val="13"/>
      </w:numPr>
    </w:pPr>
  </w:style>
  <w:style w:type="paragraph" w:styleId="3rdLevelBullet" w:customStyle="1">
    <w:name w:val="3rd Level Bullet"/>
    <w:basedOn w:val="ListParagraph"/>
    <w:uiPriority w:val="2"/>
    <w:qFormat/>
    <w:rsid w:val="00145A9B"/>
    <w:pPr>
      <w:numPr>
        <w:ilvl w:val="2"/>
        <w:numId w:val="13"/>
      </w:numPr>
    </w:pPr>
  </w:style>
  <w:style w:type="character" w:styleId="Heading3Char" w:customStyle="1">
    <w:name w:val="Heading 3 Char"/>
    <w:basedOn w:val="DefaultParagraphFont"/>
    <w:link w:val="Heading3"/>
    <w:uiPriority w:val="2"/>
    <w:rsid w:val="00145A9B"/>
    <w:rPr>
      <w:rFonts w:ascii="Verdana" w:hAnsi="Verdana" w:eastAsiaTheme="majorEastAsia" w:cstheme="majorBidi"/>
      <w:b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60742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45A9B"/>
    <w:rPr>
      <w:rFonts w:ascii="Verdana" w:hAnsi="Verdana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rsid w:val="00145A9B"/>
    <w:pPr>
      <w:tabs>
        <w:tab w:val="center" w:pos="4680"/>
        <w:tab w:val="right" w:pos="9360"/>
      </w:tabs>
    </w:pPr>
    <w:rPr>
      <w:color w:val="000000"/>
    </w:rPr>
  </w:style>
  <w:style w:type="character" w:styleId="FooterChar" w:customStyle="1">
    <w:name w:val="Footer Char"/>
    <w:basedOn w:val="DefaultParagraphFont"/>
    <w:link w:val="Footer"/>
    <w:uiPriority w:val="99"/>
    <w:rsid w:val="00145A9B"/>
    <w:rPr>
      <w:rFonts w:ascii="Verdana" w:hAnsi="Verdana"/>
      <w:color w:val="000000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60742E"/>
  </w:style>
  <w:style w:type="paragraph" w:styleId="BalloonText">
    <w:name w:val="Balloon Text"/>
    <w:basedOn w:val="Normal"/>
    <w:link w:val="BalloonTextChar"/>
    <w:uiPriority w:val="99"/>
    <w:semiHidden/>
    <w:unhideWhenUsed/>
    <w:rsid w:val="0060742E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0742E"/>
    <w:rPr>
      <w:rFonts w:ascii="Tahoma" w:hAnsi="Tahoma" w:eastAsia="Times New Roman" w:cs="Tahoma"/>
      <w:color w:val="000000"/>
      <w:sz w:val="16"/>
      <w:szCs w:val="16"/>
      <w:lang w:val="en-US"/>
    </w:rPr>
  </w:style>
  <w:style w:type="paragraph" w:styleId="Quote">
    <w:name w:val="Quote"/>
    <w:basedOn w:val="Normal"/>
    <w:next w:val="Normal"/>
    <w:link w:val="QuoteChar"/>
    <w:uiPriority w:val="5"/>
    <w:qFormat/>
    <w:rsid w:val="00145A9B"/>
    <w:pPr>
      <w:pBdr>
        <w:left w:val="single" w:color="ED8B00" w:sz="18" w:space="10"/>
      </w:pBdr>
      <w:ind w:left="993" w:right="936"/>
    </w:pPr>
    <w:rPr>
      <w:iCs/>
      <w:color w:val="000000"/>
      <w:szCs w:val="24"/>
    </w:rPr>
  </w:style>
  <w:style w:type="character" w:styleId="QuoteChar" w:customStyle="1">
    <w:name w:val="Quote Char"/>
    <w:basedOn w:val="DefaultParagraphFont"/>
    <w:link w:val="Quote"/>
    <w:uiPriority w:val="5"/>
    <w:rsid w:val="00145A9B"/>
    <w:rPr>
      <w:rFonts w:ascii="Verdana" w:hAnsi="Verdana"/>
      <w:iCs/>
      <w:color w:val="000000"/>
      <w:sz w:val="20"/>
      <w:szCs w:val="24"/>
    </w:rPr>
  </w:style>
  <w:style w:type="paragraph" w:styleId="TableHeadings" w:customStyle="1">
    <w:name w:val="Table Headings"/>
    <w:basedOn w:val="Normal"/>
    <w:uiPriority w:val="4"/>
    <w:qFormat/>
    <w:rsid w:val="00145A9B"/>
    <w:rPr>
      <w:b/>
      <w:color w:val="FFFFFF" w:themeColor="background1"/>
    </w:rPr>
  </w:style>
  <w:style w:type="character" w:styleId="CommentReference">
    <w:name w:val="annotation reference"/>
    <w:basedOn w:val="DefaultParagraphFont"/>
    <w:uiPriority w:val="99"/>
    <w:semiHidden/>
    <w:unhideWhenUsed/>
    <w:rsid w:val="00E47A0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E47A0F"/>
    <w:rPr>
      <w:sz w:val="24"/>
      <w:szCs w:val="24"/>
    </w:rPr>
  </w:style>
  <w:style w:type="character" w:styleId="CommentTextChar" w:customStyle="1">
    <w:name w:val="Comment Text Char"/>
    <w:basedOn w:val="DefaultParagraphFont"/>
    <w:link w:val="CommentText"/>
    <w:uiPriority w:val="99"/>
    <w:rsid w:val="00E47A0F"/>
    <w:rPr>
      <w:rFonts w:ascii="Verdana" w:hAnsi="Verdana" w:eastAsia="Times New Roman" w:cs="Times New Roman"/>
      <w:sz w:val="24"/>
      <w:szCs w:val="24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7A0F"/>
    <w:rPr>
      <w:b/>
      <w:bCs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47A0F"/>
    <w:rPr>
      <w:rFonts w:ascii="Verdana" w:hAnsi="Verdana" w:eastAsia="Times New Roman" w:cs="Times New Roman"/>
      <w:b/>
      <w:bCs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AC371A"/>
    <w:pPr>
      <w:spacing w:after="0" w:line="240" w:lineRule="auto"/>
    </w:pPr>
    <w:rPr>
      <w:rFonts w:ascii="Verdana" w:hAnsi="Verdana" w:eastAsia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qFormat/>
    <w:rsid w:val="00145A9B"/>
    <w:rPr>
      <w:rFonts w:ascii="Verdana" w:hAnsi="Verdana"/>
      <w:color w:val="6399AE" w:themeColor="accent2"/>
      <w:sz w:val="20"/>
      <w:u w:val="single"/>
    </w:rPr>
  </w:style>
  <w:style w:type="paragraph" w:styleId="NormalWeb">
    <w:name w:val="Normal (Web)"/>
    <w:basedOn w:val="Normal"/>
    <w:uiPriority w:val="99"/>
    <w:semiHidden/>
    <w:unhideWhenUsed/>
    <w:rsid w:val="00216D80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16D80"/>
    <w:rPr>
      <w:b/>
      <w:bCs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7559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1A52"/>
    <w:rPr>
      <w:color w:val="000000" w:themeColor="followedHyperlink"/>
      <w:u w:val="single"/>
    </w:rPr>
  </w:style>
  <w:style w:type="character" w:styleId="ListParagraphChar" w:customStyle="1">
    <w:name w:val="List Paragraph Char"/>
    <w:aliases w:val="1st Level Bullet Char"/>
    <w:basedOn w:val="DefaultParagraphFont"/>
    <w:link w:val="ListParagraph"/>
    <w:uiPriority w:val="34"/>
    <w:rsid w:val="00443F8E"/>
    <w:rPr>
      <w:rFonts w:ascii="Verdana" w:hAnsi="Verdana"/>
      <w:sz w:val="20"/>
      <w:lang w:val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965AE2"/>
    <w:rPr>
      <w:color w:val="605E5C"/>
      <w:shd w:val="clear" w:color="auto" w:fill="E1DFDD"/>
    </w:rPr>
  </w:style>
  <w:style w:type="paragraph" w:styleId="paragraph" w:customStyle="1">
    <w:name w:val="paragraph"/>
    <w:basedOn w:val="Normal"/>
    <w:rsid w:val="00950A08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normaltextrun" w:customStyle="1">
    <w:name w:val="normaltextrun"/>
    <w:basedOn w:val="DefaultParagraphFont"/>
    <w:rsid w:val="00950A08"/>
  </w:style>
  <w:style w:type="character" w:styleId="eop" w:customStyle="1">
    <w:name w:val="eop"/>
    <w:basedOn w:val="DefaultParagraphFont"/>
    <w:rsid w:val="00950A08"/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styleId="Emphasis">
    <w:name w:val="Emphasis"/>
    <w:basedOn w:val="DefaultParagraphFont"/>
    <w:uiPriority w:val="20"/>
    <w:qFormat/>
    <w:rsid w:val="00557BF4"/>
    <w:rPr>
      <w:i/>
      <w:iCs/>
    </w:rPr>
  </w:style>
  <w:style w:type="character" w:styleId="cf01" w:customStyle="1">
    <w:name w:val="cf01"/>
    <w:basedOn w:val="DefaultParagraphFont"/>
    <w:rsid w:val="005518A0"/>
    <w:rPr>
      <w:rFonts w:hint="default" w:ascii="Segoe UI" w:hAnsi="Segoe UI" w:cs="Segoe UI"/>
      <w:sz w:val="18"/>
      <w:szCs w:val="18"/>
    </w:rPr>
  </w:style>
  <w:style w:type="paragraph" w:styleId="pf0" w:customStyle="1">
    <w:name w:val="pf0"/>
    <w:basedOn w:val="Normal"/>
    <w:rsid w:val="00F920BB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33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3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7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8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9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0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0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4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96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4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3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0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7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4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0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593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1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842135">
                          <w:marLeft w:val="0"/>
                          <w:marRight w:val="0"/>
                          <w:marTop w:val="0"/>
                          <w:marBottom w:val="33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4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379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8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0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3616">
                          <w:marLeft w:val="0"/>
                          <w:marRight w:val="0"/>
                          <w:marTop w:val="0"/>
                          <w:marBottom w:val="33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3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microsoft.com/office/2020/10/relationships/intelligence" Target="intelligence2.xml" Id="rId21" /><Relationship Type="http://schemas.openxmlformats.org/officeDocument/2006/relationships/settings" Target="settings.xml" Id="rId7" /><Relationship Type="http://schemas.openxmlformats.org/officeDocument/2006/relationships/hyperlink" Target="mailto:HCPSupport@WorkSafeBC.com" TargetMode="Externa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2.xml" Id="rId16" /><Relationship Type="http://schemas.microsoft.com/office/2019/05/relationships/documenttasks" Target="documenttasks/documenttasks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worksafebc.com/en/health-care-providers" TargetMode="External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hyperlink" Target="https://wcbbc.sharepoint.com/:w:/r/sites/BCeIDRepl/Shared%20Documents/FAQ.docx?d=w5e060cc207d043468e4c73763da31ec7&amp;csf=1&amp;web=1&amp;e=9JGLtx" TargetMode="External" Id="Ra403b2177d444ae1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16EDD830-3A11-4C99-9FB1-3096E9FC723D}">
    <t:Anchor>
      <t:Comment id="208826193"/>
    </t:Anchor>
    <t:History>
      <t:Event id="{089D6566-2911-4AB2-973A-701E7EA0B5AA}" time="2023-06-14T15:24:01.323Z">
        <t:Attribution userId="S::sl11482@worksafebc.com::e63ff432-0cda-4831-8e41-d0d7bfc2d5b3" userProvider="AD" userName="Larson, Shelby"/>
        <t:Anchor>
          <t:Comment id="208826193"/>
        </t:Anchor>
        <t:Create/>
      </t:Event>
      <t:Event id="{72BC0EB8-F30F-4D70-9BE2-1C6FD5E6FD36}" time="2023-06-14T15:24:01.323Z">
        <t:Attribution userId="S::sl11482@worksafebc.com::e63ff432-0cda-4831-8e41-d0d7bfc2d5b3" userProvider="AD" userName="Larson, Shelby"/>
        <t:Anchor>
          <t:Comment id="208826193"/>
        </t:Anchor>
        <t:Assign userId="S::KJ20498@worksafebc.com::11700496-a29e-41ac-afa7-97890315c0fd" userProvider="AD" userName="Joyes, Kieran"/>
      </t:Event>
      <t:Event id="{C6952441-2EDC-43FB-8004-A38489A31113}" time="2023-06-14T15:24:01.323Z">
        <t:Attribution userId="S::sl11482@worksafebc.com::e63ff432-0cda-4831-8e41-d0d7bfc2d5b3" userProvider="AD" userName="Larson, Shelby"/>
        <t:Anchor>
          <t:Comment id="208826193"/>
        </t:Anchor>
        <t:SetTitle title="@Joyes, Kieran @Clarkson, Sheena A couple of suggested words in red if they meet with your approval. Thank you."/>
      </t:Event>
    </t:History>
  </t:Task>
</t:Tasks>
</file>

<file path=word/theme/theme1.xml><?xml version="1.0" encoding="utf-8"?>
<a:theme xmlns:a="http://schemas.openxmlformats.org/drawingml/2006/main" name="worksafebc-Jan29">
  <a:themeElements>
    <a:clrScheme name="WorkSafeBC-Oct18">
      <a:dk1>
        <a:srgbClr val="000000"/>
      </a:dk1>
      <a:lt1>
        <a:srgbClr val="FFFFFF"/>
      </a:lt1>
      <a:dk2>
        <a:srgbClr val="776E64"/>
      </a:dk2>
      <a:lt2>
        <a:srgbClr val="FFFFFF"/>
      </a:lt2>
      <a:accent1>
        <a:srgbClr val="ED8B00"/>
      </a:accent1>
      <a:accent2>
        <a:srgbClr val="6399AE"/>
      </a:accent2>
      <a:accent3>
        <a:srgbClr val="888D30"/>
      </a:accent3>
      <a:accent4>
        <a:srgbClr val="B10508"/>
      </a:accent4>
      <a:accent5>
        <a:srgbClr val="DC4405"/>
      </a:accent5>
      <a:accent6>
        <a:srgbClr val="F1BE48"/>
      </a:accent6>
      <a:hlink>
        <a:srgbClr val="525252"/>
      </a:hlink>
      <a:folHlink>
        <a:srgbClr val="000000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E0AA9ED87C3E49AEE751A1DF9EE1DD" ma:contentTypeVersion="12" ma:contentTypeDescription="Create a new document." ma:contentTypeScope="" ma:versionID="593c96702ab2476960a3d2ef88eadbcd">
  <xsd:schema xmlns:xsd="http://www.w3.org/2001/XMLSchema" xmlns:xs="http://www.w3.org/2001/XMLSchema" xmlns:p="http://schemas.microsoft.com/office/2006/metadata/properties" xmlns:ns2="2690b409-dff4-400a-84c0-fdf96062c38a" xmlns:ns3="f753bc9f-c87e-4c3e-a667-aa91027d8d2f" targetNamespace="http://schemas.microsoft.com/office/2006/metadata/properties" ma:root="true" ma:fieldsID="d7d8ba8558693d41fdca0f442a0f2611" ns2:_="" ns3:_="">
    <xsd:import namespace="2690b409-dff4-400a-84c0-fdf96062c38a"/>
    <xsd:import namespace="f753bc9f-c87e-4c3e-a667-aa91027d8d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90b409-dff4-400a-84c0-fdf96062c3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c1751a7-ec98-463c-843e-8f298683ed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53bc9f-c87e-4c3e-a667-aa91027d8d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6861535-7889-4eff-9f32-ef0011a4366a}" ma:internalName="TaxCatchAll" ma:showField="CatchAllData" ma:web="f753bc9f-c87e-4c3e-a667-aa91027d8d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753bc9f-c87e-4c3e-a667-aa91027d8d2f" xsi:nil="true"/>
    <lcf76f155ced4ddcb4097134ff3c332f xmlns="2690b409-dff4-400a-84c0-fdf96062c38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6477716-6BF8-4926-AEB8-FF8035469C8F}"/>
</file>

<file path=customXml/itemProps2.xml><?xml version="1.0" encoding="utf-8"?>
<ds:datastoreItem xmlns:ds="http://schemas.openxmlformats.org/officeDocument/2006/customXml" ds:itemID="{D273189E-01F8-4E15-BBE9-A62404EB4B2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3C90098-59A3-448F-8B21-8A059F5AE4D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829EA36-71D1-40F6-909F-6211BE97C737}">
  <ds:schemaRefs>
    <ds:schemaRef ds:uri="http://schemas.microsoft.com/office/2006/metadata/properties"/>
    <ds:schemaRef ds:uri="http://schemas.microsoft.com/office/infopath/2007/PartnerControls"/>
    <ds:schemaRef ds:uri="bc02a94d-5599-4a7e-94ae-e031b472c961"/>
    <ds:schemaRef ds:uri="cc955559-a5d3-4b61-900b-f8dce19964d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WorkSafeBC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Joyes, Kieran</dc:creator>
  <cp:keywords/>
  <cp:lastModifiedBy>Sandhu, Harminder</cp:lastModifiedBy>
  <cp:revision>641</cp:revision>
  <dcterms:created xsi:type="dcterms:W3CDTF">2022-10-12T23:36:00Z</dcterms:created>
  <dcterms:modified xsi:type="dcterms:W3CDTF">2025-02-11T19:18:10Z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0x01010055E0AA9ED87C3E49AEE751A1DF9EE1DD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