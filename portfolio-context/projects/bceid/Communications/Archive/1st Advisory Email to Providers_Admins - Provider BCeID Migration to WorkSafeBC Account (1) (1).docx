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07D9A" w:rsidP="33686EE9" w:rsidRDefault="7F3F82E0" w14:paraId="1DEE05DE" w14:textId="41003EA1">
      <w:pPr>
        <w:rPr>
          <w:rStyle w:val="TitleChar"/>
          <w:sz w:val="40"/>
        </w:rPr>
      </w:pPr>
      <w:r w:rsidRPr="3DFECAAA">
        <w:rPr>
          <w:rStyle w:val="TitleChar"/>
          <w:sz w:val="40"/>
        </w:rPr>
        <w:t>1</w:t>
      </w:r>
      <w:r w:rsidRPr="3DFECAAA">
        <w:rPr>
          <w:rStyle w:val="TitleChar"/>
          <w:sz w:val="40"/>
          <w:vertAlign w:val="superscript"/>
        </w:rPr>
        <w:t>st</w:t>
      </w:r>
      <w:r w:rsidRPr="3DFECAAA">
        <w:rPr>
          <w:rStyle w:val="TitleChar"/>
          <w:sz w:val="40"/>
        </w:rPr>
        <w:t xml:space="preserve"> Advisory Email to Health Care Provider Admins – Provider BCeID Migration to </w:t>
      </w:r>
      <w:r w:rsidRPr="3DFECAAA" w:rsidR="5935DD48">
        <w:rPr>
          <w:rStyle w:val="TitleChar"/>
          <w:sz w:val="40"/>
        </w:rPr>
        <w:t>WorkSafeBC Account</w:t>
      </w:r>
    </w:p>
    <w:p w:rsidR="33686EE9" w:rsidP="33686EE9" w:rsidRDefault="33686EE9" w14:paraId="0544FC47" w14:textId="59D46B19">
      <w:pPr>
        <w:rPr>
          <w:rStyle w:val="TitleChar"/>
          <w:sz w:val="20"/>
          <w:szCs w:val="20"/>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50"/>
        <w:gridCol w:w="8350"/>
      </w:tblGrid>
      <w:tr w:rsidR="33686EE9" w:rsidTr="33686EE9" w14:paraId="29452228" w14:textId="77777777">
        <w:trPr>
          <w:trHeight w:val="300"/>
        </w:trPr>
        <w:tc>
          <w:tcPr>
            <w:tcW w:w="2450" w:type="dxa"/>
            <w:tcBorders>
              <w:top w:val="single" w:color="59524B" w:themeColor="text2" w:themeShade="BF" w:sz="6" w:space="0"/>
              <w:left w:val="single" w:color="59524B" w:themeColor="text2" w:themeShade="BF" w:sz="6" w:space="0"/>
              <w:bottom w:val="single" w:color="59524B" w:themeColor="text2" w:themeShade="BF" w:sz="6" w:space="0"/>
              <w:right w:val="single" w:color="59524B" w:themeColor="text2" w:themeShade="BF" w:sz="6" w:space="0"/>
            </w:tcBorders>
            <w:shd w:val="clear" w:color="auto" w:fill="6399AE" w:themeFill="accent2"/>
            <w:tcMar>
              <w:top w:w="105" w:type="dxa"/>
              <w:left w:w="105" w:type="dxa"/>
              <w:bottom w:w="105" w:type="dxa"/>
              <w:right w:w="105" w:type="dxa"/>
            </w:tcMar>
            <w:vAlign w:val="center"/>
          </w:tcPr>
          <w:p w:rsidR="33686EE9" w:rsidP="33686EE9" w:rsidRDefault="33686EE9" w14:paraId="483017F2" w14:textId="074DC141">
            <w:pPr>
              <w:pStyle w:val="TableHeadings"/>
              <w:rPr>
                <w:rFonts w:eastAsia="Verdana" w:cs="Verdana"/>
                <w:bCs/>
                <w:color w:val="FFFFFF" w:themeColor="background2"/>
              </w:rPr>
            </w:pPr>
            <w:r w:rsidRPr="33686EE9">
              <w:rPr>
                <w:rFonts w:eastAsia="Verdana" w:cs="Verdana"/>
                <w:bCs/>
                <w:color w:val="FFFFFF" w:themeColor="background2"/>
              </w:rPr>
              <w:t>Subject</w:t>
            </w:r>
          </w:p>
        </w:tc>
        <w:tc>
          <w:tcPr>
            <w:tcW w:w="8350" w:type="dxa"/>
            <w:tcBorders>
              <w:top w:val="single" w:color="59524B" w:themeColor="text2" w:themeShade="BF" w:sz="6" w:space="0"/>
              <w:left w:val="single" w:color="59524B" w:themeColor="text2" w:themeShade="BF" w:sz="6" w:space="0"/>
              <w:bottom w:val="single" w:color="59524B" w:themeColor="text2" w:themeShade="BF" w:sz="6" w:space="0"/>
              <w:right w:val="single" w:color="59524B" w:themeColor="text2" w:themeShade="BF" w:sz="6" w:space="0"/>
            </w:tcBorders>
            <w:tcMar>
              <w:top w:w="105" w:type="dxa"/>
              <w:left w:w="105" w:type="dxa"/>
              <w:bottom w:w="105" w:type="dxa"/>
              <w:right w:w="105" w:type="dxa"/>
            </w:tcMar>
            <w:vAlign w:val="center"/>
          </w:tcPr>
          <w:p w:rsidR="6DE75740" w:rsidP="33686EE9" w:rsidRDefault="0051473B" w14:paraId="37D49A56" w14:textId="0AF05C99">
            <w:pPr>
              <w:rPr>
                <w:rFonts w:eastAsia="Verdana" w:cs="Verdana"/>
                <w:b/>
                <w:bCs/>
              </w:rPr>
            </w:pPr>
            <w:r>
              <w:rPr>
                <w:rFonts w:eastAsia="Verdana" w:cs="Verdana"/>
                <w:b/>
                <w:bCs/>
              </w:rPr>
              <w:t>Action Required</w:t>
            </w:r>
            <w:r w:rsidRPr="33686EE9" w:rsidR="6DE75740">
              <w:rPr>
                <w:rFonts w:eastAsia="Verdana" w:cs="Verdana"/>
                <w:b/>
                <w:bCs/>
              </w:rPr>
              <w:t>: BCeID Authentication Change Coming Soon</w:t>
            </w:r>
          </w:p>
        </w:tc>
      </w:tr>
      <w:tr w:rsidR="33686EE9" w:rsidTr="33686EE9" w14:paraId="2D1AA9C3" w14:textId="77777777">
        <w:trPr>
          <w:trHeight w:val="300"/>
        </w:trPr>
        <w:tc>
          <w:tcPr>
            <w:tcW w:w="2450" w:type="dxa"/>
            <w:tcBorders>
              <w:top w:val="single" w:color="59524B" w:themeColor="text2" w:themeShade="BF" w:sz="6" w:space="0"/>
              <w:left w:val="single" w:color="59524B" w:themeColor="text2" w:themeShade="BF" w:sz="6" w:space="0"/>
              <w:bottom w:val="single" w:color="59524B" w:themeColor="text2" w:themeShade="BF" w:sz="6" w:space="0"/>
              <w:right w:val="single" w:color="59524B" w:themeColor="text2" w:themeShade="BF" w:sz="6" w:space="0"/>
            </w:tcBorders>
            <w:shd w:val="clear" w:color="auto" w:fill="6399AE" w:themeFill="accent2"/>
            <w:tcMar>
              <w:top w:w="105" w:type="dxa"/>
              <w:left w:w="105" w:type="dxa"/>
              <w:bottom w:w="105" w:type="dxa"/>
              <w:right w:w="105" w:type="dxa"/>
            </w:tcMar>
            <w:vAlign w:val="center"/>
          </w:tcPr>
          <w:p w:rsidR="33686EE9" w:rsidP="33686EE9" w:rsidRDefault="33686EE9" w14:paraId="3A4FD07D" w14:textId="32FDE8A8">
            <w:pPr>
              <w:pStyle w:val="TableHeadings"/>
              <w:rPr>
                <w:rFonts w:eastAsia="Verdana" w:cs="Verdana"/>
                <w:bCs/>
                <w:color w:val="FFFFFF" w:themeColor="background2"/>
              </w:rPr>
            </w:pPr>
            <w:r w:rsidRPr="33686EE9">
              <w:rPr>
                <w:rFonts w:eastAsia="Verdana" w:cs="Verdana"/>
                <w:bCs/>
                <w:color w:val="FFFFFF" w:themeColor="background2"/>
              </w:rPr>
              <w:t>From</w:t>
            </w:r>
          </w:p>
        </w:tc>
        <w:tc>
          <w:tcPr>
            <w:tcW w:w="8350" w:type="dxa"/>
            <w:tcBorders>
              <w:top w:val="single" w:color="59524B" w:themeColor="text2" w:themeShade="BF" w:sz="6" w:space="0"/>
              <w:left w:val="single" w:color="59524B" w:themeColor="text2" w:themeShade="BF" w:sz="6" w:space="0"/>
              <w:bottom w:val="single" w:color="59524B" w:themeColor="text2" w:themeShade="BF" w:sz="6" w:space="0"/>
              <w:right w:val="single" w:color="59524B" w:themeColor="text2" w:themeShade="BF" w:sz="6" w:space="0"/>
            </w:tcBorders>
            <w:tcMar>
              <w:top w:w="105" w:type="dxa"/>
              <w:left w:w="105" w:type="dxa"/>
              <w:bottom w:w="105" w:type="dxa"/>
              <w:right w:w="105" w:type="dxa"/>
            </w:tcMar>
            <w:vAlign w:val="center"/>
          </w:tcPr>
          <w:p w:rsidR="54E91AFF" w:rsidP="33686EE9" w:rsidRDefault="54E91AFF" w14:paraId="69396932" w14:textId="3FC260CD">
            <w:pPr>
              <w:rPr>
                <w:rFonts w:eastAsia="Verdana" w:cs="Verdana"/>
                <w:color w:val="0000EE"/>
                <w:lang w:val="en-US"/>
              </w:rPr>
            </w:pPr>
            <w:hyperlink r:id="rId11">
              <w:r w:rsidRPr="33686EE9">
                <w:rPr>
                  <w:rStyle w:val="Hyperlink"/>
                  <w:rFonts w:eastAsia="Verdana" w:cs="Verdana"/>
                  <w:lang w:val="en-US"/>
                </w:rPr>
                <w:t>HCPSupport@WorkSafeBC.com</w:t>
              </w:r>
            </w:hyperlink>
            <w:r w:rsidRPr="33686EE9" w:rsidR="59D4DB2F">
              <w:rPr>
                <w:rFonts w:eastAsia="Verdana" w:cs="Verdana"/>
                <w:lang w:val="en-US"/>
              </w:rPr>
              <w:t xml:space="preserve"> (circulation via MS Dynamics)</w:t>
            </w:r>
          </w:p>
        </w:tc>
      </w:tr>
      <w:tr w:rsidR="33686EE9" w:rsidTr="33686EE9" w14:paraId="4D0BE993" w14:textId="77777777">
        <w:trPr>
          <w:trHeight w:val="300"/>
        </w:trPr>
        <w:tc>
          <w:tcPr>
            <w:tcW w:w="2450" w:type="dxa"/>
            <w:tcBorders>
              <w:top w:val="single" w:color="59524B" w:themeColor="text2" w:themeShade="BF" w:sz="6" w:space="0"/>
              <w:left w:val="single" w:color="59524B" w:themeColor="text2" w:themeShade="BF" w:sz="6" w:space="0"/>
              <w:bottom w:val="single" w:color="59524B" w:themeColor="text2" w:themeShade="BF" w:sz="6" w:space="0"/>
              <w:right w:val="single" w:color="59524B" w:themeColor="text2" w:themeShade="BF" w:sz="6" w:space="0"/>
            </w:tcBorders>
            <w:shd w:val="clear" w:color="auto" w:fill="6399AE" w:themeFill="accent2"/>
            <w:tcMar>
              <w:top w:w="105" w:type="dxa"/>
              <w:left w:w="105" w:type="dxa"/>
              <w:bottom w:w="105" w:type="dxa"/>
              <w:right w:w="105" w:type="dxa"/>
            </w:tcMar>
            <w:vAlign w:val="center"/>
          </w:tcPr>
          <w:p w:rsidR="33686EE9" w:rsidP="33686EE9" w:rsidRDefault="33686EE9" w14:paraId="7D6A04D4" w14:textId="1F2F662A">
            <w:pPr>
              <w:pStyle w:val="TableHeadings"/>
              <w:rPr>
                <w:rFonts w:eastAsia="Verdana" w:cs="Verdana"/>
                <w:bCs/>
                <w:color w:val="FFFFFF" w:themeColor="background2"/>
              </w:rPr>
            </w:pPr>
            <w:r w:rsidRPr="33686EE9">
              <w:rPr>
                <w:rFonts w:eastAsia="Verdana" w:cs="Verdana"/>
                <w:bCs/>
                <w:color w:val="FFFFFF" w:themeColor="background2"/>
              </w:rPr>
              <w:t>To</w:t>
            </w:r>
          </w:p>
        </w:tc>
        <w:tc>
          <w:tcPr>
            <w:tcW w:w="8350" w:type="dxa"/>
            <w:tcBorders>
              <w:top w:val="single" w:color="59524B" w:themeColor="text2" w:themeShade="BF" w:sz="6" w:space="0"/>
              <w:left w:val="single" w:color="59524B" w:themeColor="text2" w:themeShade="BF" w:sz="6" w:space="0"/>
              <w:bottom w:val="single" w:color="59524B" w:themeColor="text2" w:themeShade="BF" w:sz="6" w:space="0"/>
              <w:right w:val="single" w:color="59524B" w:themeColor="text2" w:themeShade="BF" w:sz="6" w:space="0"/>
            </w:tcBorders>
            <w:tcMar>
              <w:top w:w="105" w:type="dxa"/>
              <w:left w:w="105" w:type="dxa"/>
              <w:bottom w:w="105" w:type="dxa"/>
              <w:right w:w="105" w:type="dxa"/>
            </w:tcMar>
            <w:vAlign w:val="center"/>
          </w:tcPr>
          <w:p w:rsidR="03AD3A9A" w:rsidP="33686EE9" w:rsidRDefault="03AD3A9A" w14:paraId="052D2A73" w14:textId="3E1EA528">
            <w:pPr>
              <w:rPr>
                <w:rFonts w:eastAsia="Verdana" w:cs="Verdana"/>
                <w:color w:val="000000" w:themeColor="text1"/>
              </w:rPr>
            </w:pPr>
            <w:r w:rsidRPr="33686EE9">
              <w:rPr>
                <w:rFonts w:eastAsia="Verdana" w:cs="Verdana"/>
                <w:color w:val="000000" w:themeColor="text1"/>
              </w:rPr>
              <w:t>Health Care Provider Admins (list</w:t>
            </w:r>
            <w:r w:rsidRPr="33686EE9" w:rsidR="0F2ED0FF">
              <w:rPr>
                <w:rFonts w:eastAsia="Verdana" w:cs="Verdana"/>
                <w:color w:val="000000" w:themeColor="text1"/>
              </w:rPr>
              <w:t xml:space="preserve"> via HC Ops)</w:t>
            </w:r>
          </w:p>
        </w:tc>
      </w:tr>
      <w:tr w:rsidR="33686EE9" w:rsidTr="33686EE9" w14:paraId="19D764F4" w14:textId="77777777">
        <w:trPr>
          <w:trHeight w:val="300"/>
        </w:trPr>
        <w:tc>
          <w:tcPr>
            <w:tcW w:w="2450" w:type="dxa"/>
            <w:tcBorders>
              <w:top w:val="single" w:color="59524B" w:themeColor="text2" w:themeShade="BF" w:sz="6" w:space="0"/>
              <w:left w:val="single" w:color="59524B" w:themeColor="text2" w:themeShade="BF" w:sz="6" w:space="0"/>
              <w:bottom w:val="single" w:color="59524B" w:themeColor="text2" w:themeShade="BF" w:sz="6" w:space="0"/>
              <w:right w:val="single" w:color="59524B" w:themeColor="text2" w:themeShade="BF" w:sz="6" w:space="0"/>
            </w:tcBorders>
            <w:shd w:val="clear" w:color="auto" w:fill="6399AE" w:themeFill="accent2"/>
            <w:tcMar>
              <w:top w:w="105" w:type="dxa"/>
              <w:left w:w="105" w:type="dxa"/>
              <w:bottom w:w="105" w:type="dxa"/>
              <w:right w:w="105" w:type="dxa"/>
            </w:tcMar>
            <w:vAlign w:val="center"/>
          </w:tcPr>
          <w:p w:rsidR="33686EE9" w:rsidP="33686EE9" w:rsidRDefault="33686EE9" w14:paraId="6F1F5F64" w14:textId="05A89508">
            <w:pPr>
              <w:pStyle w:val="TableHeadings"/>
              <w:rPr>
                <w:rFonts w:eastAsia="Verdana" w:cs="Verdana"/>
                <w:bCs/>
                <w:color w:val="FFFFFF" w:themeColor="background2"/>
              </w:rPr>
            </w:pPr>
            <w:r w:rsidRPr="33686EE9">
              <w:rPr>
                <w:rFonts w:eastAsia="Verdana" w:cs="Verdana"/>
                <w:bCs/>
                <w:color w:val="FFFFFF" w:themeColor="background2"/>
              </w:rPr>
              <w:t>c.c.</w:t>
            </w:r>
          </w:p>
        </w:tc>
        <w:tc>
          <w:tcPr>
            <w:tcW w:w="8350" w:type="dxa"/>
            <w:tcBorders>
              <w:top w:val="single" w:color="59524B" w:themeColor="text2" w:themeShade="BF" w:sz="6" w:space="0"/>
              <w:left w:val="single" w:color="59524B" w:themeColor="text2" w:themeShade="BF" w:sz="6" w:space="0"/>
              <w:bottom w:val="single" w:color="59524B" w:themeColor="text2" w:themeShade="BF" w:sz="6" w:space="0"/>
              <w:right w:val="single" w:color="59524B" w:themeColor="text2" w:themeShade="BF" w:sz="6" w:space="0"/>
            </w:tcBorders>
            <w:tcMar>
              <w:top w:w="105" w:type="dxa"/>
              <w:left w:w="105" w:type="dxa"/>
              <w:bottom w:w="105" w:type="dxa"/>
              <w:right w:w="105" w:type="dxa"/>
            </w:tcMar>
            <w:vAlign w:val="center"/>
          </w:tcPr>
          <w:p w:rsidR="221B265D" w:rsidP="33686EE9" w:rsidRDefault="221B265D" w14:paraId="153523C8" w14:textId="690E3B63">
            <w:commentRangeStart w:id="0"/>
            <w:r>
              <w:t>Karen Ta</w:t>
            </w:r>
            <w:r w:rsidR="000712FD">
              <w:t>n</w:t>
            </w:r>
            <w:r>
              <w:t xml:space="preserve">, </w:t>
            </w:r>
            <w:commentRangeEnd w:id="0"/>
            <w:r>
              <w:rPr>
                <w:rStyle w:val="CommentReference"/>
              </w:rPr>
              <w:commentReference w:id="0"/>
            </w:r>
            <w:r>
              <w:t>Carly Higgon, Harminder Sandhu, Douglas Corkery</w:t>
            </w:r>
          </w:p>
        </w:tc>
      </w:tr>
      <w:tr w:rsidR="33686EE9" w:rsidTr="33686EE9" w14:paraId="4ABF1D3D" w14:textId="77777777">
        <w:trPr>
          <w:trHeight w:val="300"/>
        </w:trPr>
        <w:tc>
          <w:tcPr>
            <w:tcW w:w="2450" w:type="dxa"/>
            <w:tcBorders>
              <w:top w:val="single" w:color="59524B" w:themeColor="text2" w:themeShade="BF" w:sz="6" w:space="0"/>
              <w:left w:val="single" w:color="59524B" w:themeColor="text2" w:themeShade="BF" w:sz="6" w:space="0"/>
              <w:bottom w:val="single" w:color="59524B" w:themeColor="text2" w:themeShade="BF" w:sz="6" w:space="0"/>
              <w:right w:val="single" w:color="59524B" w:themeColor="text2" w:themeShade="BF" w:sz="6" w:space="0"/>
            </w:tcBorders>
            <w:shd w:val="clear" w:color="auto" w:fill="6399AE" w:themeFill="accent2"/>
            <w:tcMar>
              <w:top w:w="105" w:type="dxa"/>
              <w:left w:w="105" w:type="dxa"/>
              <w:bottom w:w="105" w:type="dxa"/>
              <w:right w:w="105" w:type="dxa"/>
            </w:tcMar>
            <w:vAlign w:val="center"/>
          </w:tcPr>
          <w:p w:rsidR="33686EE9" w:rsidP="33686EE9" w:rsidRDefault="33686EE9" w14:paraId="746544E8" w14:textId="70AE615E">
            <w:pPr>
              <w:pStyle w:val="TableHeadings"/>
              <w:rPr>
                <w:rFonts w:eastAsia="Verdana" w:cs="Verdana"/>
                <w:bCs/>
                <w:color w:val="FFFFFF" w:themeColor="background2"/>
              </w:rPr>
            </w:pPr>
            <w:r w:rsidRPr="33686EE9">
              <w:rPr>
                <w:rFonts w:eastAsia="Verdana" w:cs="Verdana"/>
                <w:bCs/>
                <w:color w:val="FFFFFF" w:themeColor="background2"/>
              </w:rPr>
              <w:t>Release date</w:t>
            </w:r>
          </w:p>
        </w:tc>
        <w:tc>
          <w:tcPr>
            <w:tcW w:w="8350" w:type="dxa"/>
            <w:tcBorders>
              <w:top w:val="single" w:color="59524B" w:themeColor="text2" w:themeShade="BF" w:sz="6" w:space="0"/>
              <w:left w:val="single" w:color="59524B" w:themeColor="text2" w:themeShade="BF" w:sz="6" w:space="0"/>
              <w:bottom w:val="single" w:color="59524B" w:themeColor="text2" w:themeShade="BF" w:sz="6" w:space="0"/>
              <w:right w:val="single" w:color="59524B" w:themeColor="text2" w:themeShade="BF" w:sz="6" w:space="0"/>
            </w:tcBorders>
            <w:tcMar>
              <w:top w:w="105" w:type="dxa"/>
              <w:left w:w="105" w:type="dxa"/>
              <w:bottom w:w="105" w:type="dxa"/>
              <w:right w:w="105" w:type="dxa"/>
            </w:tcMar>
            <w:vAlign w:val="center"/>
          </w:tcPr>
          <w:p w:rsidR="33686EE9" w:rsidP="33686EE9" w:rsidRDefault="33686EE9" w14:paraId="74F14D1F" w14:textId="7B633E62">
            <w:pPr>
              <w:rPr>
                <w:rFonts w:eastAsia="Verdana" w:cs="Verdana"/>
                <w:color w:val="000000" w:themeColor="text1"/>
              </w:rPr>
            </w:pPr>
            <w:r w:rsidRPr="33686EE9">
              <w:rPr>
                <w:rFonts w:eastAsia="Verdana" w:cs="Verdana"/>
                <w:color w:val="000000" w:themeColor="text1"/>
              </w:rPr>
              <w:t xml:space="preserve">Week of February </w:t>
            </w:r>
            <w:r w:rsidR="008410C5">
              <w:rPr>
                <w:rFonts w:eastAsia="Verdana" w:cs="Verdana"/>
                <w:color w:val="000000" w:themeColor="text1"/>
              </w:rPr>
              <w:t>10</w:t>
            </w:r>
            <w:r w:rsidRPr="33686EE9">
              <w:rPr>
                <w:rFonts w:eastAsia="Verdana" w:cs="Verdana"/>
                <w:color w:val="000000" w:themeColor="text1"/>
              </w:rPr>
              <w:t>, 2025</w:t>
            </w:r>
          </w:p>
        </w:tc>
      </w:tr>
    </w:tbl>
    <w:p w:rsidR="33686EE9" w:rsidP="33686EE9" w:rsidRDefault="33686EE9" w14:paraId="0EF79F13" w14:textId="4DBBC993">
      <w:pPr>
        <w:rPr>
          <w:rFonts w:eastAsia="Verdana" w:cs="Verdana"/>
        </w:rPr>
      </w:pPr>
    </w:p>
    <w:p w:rsidR="33686EE9" w:rsidP="33686EE9" w:rsidRDefault="33686EE9" w14:paraId="47397E62" w14:textId="1B3DEBCB">
      <w:pPr>
        <w:rPr>
          <w:rFonts w:eastAsia="Verdana" w:cs="Verdana"/>
          <w:lang w:val="en-US"/>
        </w:rPr>
      </w:pPr>
    </w:p>
    <w:p w:rsidR="560FFF50" w:rsidP="33686EE9" w:rsidRDefault="560FFF50" w14:paraId="0CA2BBB6" w14:textId="203F4406">
      <w:pPr>
        <w:rPr>
          <w:rFonts w:eastAsia="Verdana" w:cs="Verdana"/>
          <w:lang w:val="en-US"/>
        </w:rPr>
      </w:pPr>
      <w:r w:rsidRPr="33686EE9">
        <w:rPr>
          <w:rFonts w:eastAsia="Verdana" w:cs="Verdana"/>
          <w:lang w:val="en-US"/>
        </w:rPr>
        <w:t>Dear Health Care Provider Administrators,</w:t>
      </w:r>
    </w:p>
    <w:p w:rsidR="33686EE9" w:rsidP="33686EE9" w:rsidRDefault="33686EE9" w14:paraId="789CEBA1" w14:textId="4416EA27">
      <w:pPr>
        <w:rPr>
          <w:rFonts w:eastAsia="Verdana" w:cs="Verdana"/>
          <w:lang w:val="en-US"/>
        </w:rPr>
      </w:pPr>
    </w:p>
    <w:p w:rsidR="2898F0E2" w:rsidP="3DFECAAA" w:rsidRDefault="2898F0E2" w14:paraId="3171042D" w14:textId="2085503A">
      <w:pPr>
        <w:rPr>
          <w:rFonts w:ascii="Calibri" w:hAnsi="Calibri" w:eastAsia="Calibri" w:cs="Calibri"/>
          <w:lang w:val="en-US"/>
        </w:rPr>
      </w:pPr>
      <w:r w:rsidRPr="3DFECAAA">
        <w:rPr>
          <w:rStyle w:val="normaltextrun"/>
          <w:rFonts w:eastAsia="Verdana" w:cs="Verdana"/>
          <w:b/>
          <w:bCs/>
          <w:color w:val="000000" w:themeColor="text1"/>
          <w:lang w:val="en-US"/>
        </w:rPr>
        <w:t xml:space="preserve">WorkSafeBC is changing the way that health care providers log into the </w:t>
      </w:r>
      <w:r w:rsidRPr="3DFECAAA">
        <w:rPr>
          <w:rFonts w:eastAsia="Verdana" w:cs="Verdana"/>
          <w:b/>
          <w:bCs/>
          <w:color w:val="000000" w:themeColor="text1"/>
        </w:rPr>
        <w:t xml:space="preserve">WorkSafeBC Provider Portal (administered by Telus). We </w:t>
      </w:r>
      <w:r w:rsidR="006F17FE">
        <w:rPr>
          <w:rFonts w:eastAsia="Verdana" w:cs="Verdana"/>
          <w:b/>
          <w:bCs/>
          <w:color w:val="000000" w:themeColor="text1"/>
        </w:rPr>
        <w:t>need your</w:t>
      </w:r>
      <w:r w:rsidRPr="3DFECAAA">
        <w:rPr>
          <w:rFonts w:eastAsia="Verdana" w:cs="Verdana"/>
          <w:b/>
          <w:bCs/>
          <w:color w:val="000000" w:themeColor="text1"/>
        </w:rPr>
        <w:t xml:space="preserve"> help </w:t>
      </w:r>
      <w:r w:rsidR="006F17FE">
        <w:rPr>
          <w:rFonts w:eastAsia="Verdana" w:cs="Verdana"/>
          <w:b/>
          <w:bCs/>
          <w:color w:val="000000" w:themeColor="text1"/>
        </w:rPr>
        <w:t>to</w:t>
      </w:r>
      <w:r w:rsidRPr="3DFECAAA">
        <w:rPr>
          <w:rFonts w:eastAsia="Verdana" w:cs="Verdana"/>
          <w:b/>
          <w:bCs/>
          <w:color w:val="000000" w:themeColor="text1"/>
        </w:rPr>
        <w:t xml:space="preserve"> complete the transition. </w:t>
      </w:r>
    </w:p>
    <w:p w:rsidR="33686EE9" w:rsidP="1E751C04" w:rsidRDefault="33686EE9" w14:paraId="41D0F61C" w14:textId="35330A1F">
      <w:pPr>
        <w:rPr>
          <w:rFonts w:eastAsia="Verdana" w:cs="Verdana"/>
          <w:lang w:val="en-US"/>
        </w:rPr>
      </w:pPr>
    </w:p>
    <w:p w:rsidRPr="006D467C" w:rsidR="00AA4242" w:rsidP="33686EE9" w:rsidRDefault="0043325A" w14:paraId="2B891184" w14:textId="77777777">
      <w:pPr>
        <w:rPr>
          <w:rFonts w:eastAsia="Verdana" w:cs="Verdana"/>
          <w:b/>
          <w:bCs/>
          <w:color w:val="6399AE"/>
          <w:lang w:val="en-US"/>
        </w:rPr>
      </w:pPr>
      <w:r w:rsidRPr="006D467C">
        <w:rPr>
          <w:rFonts w:eastAsia="Verdana" w:cs="Verdana"/>
          <w:b/>
          <w:bCs/>
          <w:color w:val="6399AE"/>
          <w:lang w:val="en-US"/>
        </w:rPr>
        <w:t>What</w:t>
      </w:r>
      <w:r w:rsidRPr="006D467C" w:rsidR="00AA4242">
        <w:rPr>
          <w:rFonts w:eastAsia="Verdana" w:cs="Verdana"/>
          <w:b/>
          <w:bCs/>
          <w:color w:val="6399AE"/>
          <w:lang w:val="en-US"/>
        </w:rPr>
        <w:t>’s happening?</w:t>
      </w:r>
    </w:p>
    <w:p w:rsidR="00AA4242" w:rsidP="33686EE9" w:rsidRDefault="00AA4242" w14:paraId="5C50BC57" w14:textId="77777777">
      <w:pPr>
        <w:rPr>
          <w:rFonts w:eastAsia="Verdana" w:cs="Verdana"/>
          <w:lang w:val="en-US"/>
        </w:rPr>
      </w:pPr>
    </w:p>
    <w:p w:rsidR="00AA4242" w:rsidP="0B2D80CF" w:rsidRDefault="00AA4242" w14:paraId="0F5BBCF6" w14:textId="495AA604">
      <w:pPr>
        <w:pStyle w:val="Normal"/>
        <w:suppressLineNumbers w:val="0"/>
        <w:bidi w:val="0"/>
        <w:spacing w:before="0" w:beforeAutospacing="off" w:after="0" w:afterAutospacing="off" w:line="240" w:lineRule="auto"/>
        <w:ind w:left="0" w:right="0"/>
        <w:jc w:val="left"/>
        <w:rPr>
          <w:rFonts w:eastAsia="Verdana" w:cs="Verdana"/>
        </w:rPr>
        <w:pPrChange w:author="Sandhu, Harminder" w:date="2025-02-11T19:08:58.649Z">
          <w:pPr>
            <w:pStyle w:val="Normal"/>
            <w:spacing w:before="0" w:beforeAutospacing="off"/>
          </w:pPr>
        </w:pPrChange>
      </w:pPr>
      <w:r w:rsidRPr="0B2D80CF" w:rsidR="60822928">
        <w:rPr>
          <w:rFonts w:eastAsia="Verdana" w:cs="Verdana"/>
        </w:rPr>
        <w:t xml:space="preserve">The provincial government has announced that it will decommission the </w:t>
      </w:r>
      <w:r w:rsidRPr="0B2D80CF" w:rsidR="60822928">
        <w:rPr>
          <w:rFonts w:eastAsia="Verdana" w:cs="Verdana"/>
        </w:rPr>
        <w:t>BCeID</w:t>
      </w:r>
      <w:r w:rsidRPr="0B2D80CF" w:rsidR="60822928">
        <w:rPr>
          <w:rFonts w:eastAsia="Verdana" w:cs="Verdana"/>
        </w:rPr>
        <w:t xml:space="preserve"> authentication platform </w:t>
      </w:r>
      <w:del w:author="Sandhu, Harminder" w:date="2025-02-11T19:06:02.198Z" w:id="2084217132">
        <w:r w:rsidRPr="0B2D80CF" w:rsidDel="60822928">
          <w:rPr>
            <w:rFonts w:eastAsia="Verdana" w:cs="Verdana"/>
          </w:rPr>
          <w:delText xml:space="preserve">on March 22, </w:delText>
        </w:r>
      </w:del>
      <w:ins w:author="Sandhu, Harminder" w:date="2025-02-11T19:06:12.044Z" w:id="299124196">
        <w:r w:rsidRPr="0B2D80CF" w:rsidR="0E36DB02">
          <w:rPr>
            <w:rFonts w:eastAsia="Verdana" w:cs="Verdana"/>
          </w:rPr>
          <w:t xml:space="preserve"> in </w:t>
        </w:r>
      </w:ins>
      <w:r w:rsidRPr="0B2D80CF" w:rsidR="60822928">
        <w:rPr>
          <w:rFonts w:eastAsia="Verdana" w:cs="Verdana"/>
        </w:rPr>
        <w:t xml:space="preserve">2025. As a result, </w:t>
      </w:r>
      <w:r w:rsidRPr="0B2D80CF" w:rsidR="26E44EF1">
        <w:rPr>
          <w:rFonts w:eastAsia="Verdana" w:cs="Verdana"/>
        </w:rPr>
        <w:t xml:space="preserve">WorkSafeBC </w:t>
      </w:r>
      <w:r w:rsidRPr="0B2D80CF" w:rsidR="7E3C603F">
        <w:rPr>
          <w:rFonts w:eastAsia="Verdana" w:cs="Verdana"/>
        </w:rPr>
        <w:t xml:space="preserve">is </w:t>
      </w:r>
      <w:r w:rsidRPr="0B2D80CF" w:rsidR="26E44EF1">
        <w:rPr>
          <w:rFonts w:eastAsia="Verdana" w:cs="Verdana"/>
        </w:rPr>
        <w:t>repl</w:t>
      </w:r>
      <w:r w:rsidRPr="0B2D80CF" w:rsidR="26E44EF1">
        <w:rPr>
          <w:rFonts w:eastAsia="Verdana" w:cs="Verdana"/>
        </w:rPr>
        <w:t>ac</w:t>
      </w:r>
      <w:r w:rsidRPr="0B2D80CF" w:rsidR="7E3C603F">
        <w:rPr>
          <w:rFonts w:eastAsia="Verdana" w:cs="Verdana"/>
        </w:rPr>
        <w:t>ing</w:t>
      </w:r>
      <w:r w:rsidRPr="0B2D80CF" w:rsidR="26E44EF1">
        <w:rPr>
          <w:rFonts w:eastAsia="Verdana" w:cs="Verdana"/>
        </w:rPr>
        <w:t xml:space="preserve"> the </w:t>
      </w:r>
      <w:r w:rsidRPr="0B2D80CF" w:rsidR="26E44EF1">
        <w:rPr>
          <w:rFonts w:eastAsia="Verdana" w:cs="Verdana"/>
        </w:rPr>
        <w:t>BCeID</w:t>
      </w:r>
      <w:r w:rsidRPr="0B2D80CF" w:rsidR="26E44EF1">
        <w:rPr>
          <w:rFonts w:eastAsia="Verdana" w:cs="Verdana"/>
        </w:rPr>
        <w:t xml:space="preserve"> platform with </w:t>
      </w:r>
      <w:del w:author="Sandhu, Harminder" w:date="2025-02-11T19:07:07.182Z" w:id="900396231">
        <w:r w:rsidRPr="0B2D80CF" w:rsidDel="26E44EF1">
          <w:rPr>
            <w:rFonts w:eastAsia="Verdana" w:cs="Verdana"/>
          </w:rPr>
          <w:delText>the current system already in use for</w:delText>
        </w:r>
      </w:del>
      <w:ins w:author="Sandhu, Harminder" w:date="2025-02-11T19:07:19.022Z" w:id="1369252856">
        <w:r w:rsidRPr="0B2D80CF" w:rsidR="41E4D99D">
          <w:rPr>
            <w:rFonts w:eastAsia="Verdana" w:cs="Verdana"/>
          </w:rPr>
          <w:t>our own</w:t>
        </w:r>
      </w:ins>
      <w:r w:rsidRPr="0B2D80CF" w:rsidR="26E44EF1">
        <w:rPr>
          <w:rFonts w:eastAsia="Verdana" w:cs="Verdana"/>
        </w:rPr>
        <w:t xml:space="preserve"> WorkSafeBC.com </w:t>
      </w:r>
      <w:del w:author="Sandhu, Harminder" w:date="2025-02-11T19:10:37.438Z" w:id="809077204">
        <w:r w:rsidRPr="0B2D80CF" w:rsidDel="2F02609E">
          <w:rPr>
            <w:rFonts w:eastAsia="Verdana" w:cs="Verdana"/>
          </w:rPr>
          <w:delText>“</w:delText>
        </w:r>
        <w:r w:rsidRPr="0B2D80CF" w:rsidDel="26E44EF1">
          <w:rPr>
            <w:rFonts w:eastAsia="Verdana" w:cs="Verdana"/>
          </w:rPr>
          <w:delText xml:space="preserve">online </w:delText>
        </w:r>
        <w:r w:rsidRPr="0B2D80CF" w:rsidDel="3A00CFD3">
          <w:rPr>
            <w:rFonts w:eastAsia="Verdana" w:cs="Verdana"/>
          </w:rPr>
          <w:delText xml:space="preserve">services” </w:delText>
        </w:r>
        <w:r w:rsidRPr="0B2D80CF" w:rsidDel="26E44EF1">
          <w:rPr>
            <w:rFonts w:eastAsia="Verdana" w:cs="Verdana"/>
          </w:rPr>
          <w:delText>portal authentication</w:delText>
        </w:r>
      </w:del>
      <w:ins w:author="Sandhu, Harminder" w:date="2025-02-11T19:16:16.735Z" w:id="2006362361">
        <w:r w:rsidRPr="0B2D80CF" w:rsidR="105B7CDC">
          <w:rPr>
            <w:rFonts w:eastAsia="Verdana" w:cs="Verdana"/>
          </w:rPr>
          <w:t>a</w:t>
        </w:r>
      </w:ins>
      <w:ins w:author="Sandhu, Harminder" w:date="2025-02-11T19:15:45.278Z" w:id="553884066">
        <w:r w:rsidRPr="0B2D80CF" w:rsidR="5A39DDF2">
          <w:rPr>
            <w:rFonts w:eastAsia="Verdana" w:cs="Verdana"/>
          </w:rPr>
          <w:t>ccount</w:t>
        </w:r>
      </w:ins>
      <w:ins w:author="Sandhu, Harminder" w:date="2025-02-11T19:10:47.541Z" w:id="1443634613">
        <w:r w:rsidRPr="0B2D80CF" w:rsidR="5FEEE539">
          <w:rPr>
            <w:rFonts w:eastAsia="Verdana" w:cs="Verdana"/>
          </w:rPr>
          <w:t xml:space="preserve"> platform</w:t>
        </w:r>
      </w:ins>
      <w:r w:rsidRPr="0B2D80CF" w:rsidR="26E44EF1">
        <w:rPr>
          <w:rFonts w:eastAsia="Verdana" w:cs="Verdana"/>
        </w:rPr>
        <w:t>.</w:t>
      </w:r>
      <w:ins w:author="Sandhu, Harminder" w:date="2025-02-11T19:08:59.987Z" w:id="1787934304">
        <w:r w:rsidRPr="0B2D80CF" w:rsidR="7FD3E59E">
          <w:rPr>
            <w:rFonts w:eastAsia="Verdana" w:cs="Verdana"/>
          </w:rPr>
          <w:t xml:space="preserve"> WorkSafeBC will be creating accounts based on the email addre</w:t>
        </w:r>
      </w:ins>
      <w:ins w:author="Sandhu, Harminder" w:date="2025-02-11T19:09:05.88Z" w:id="1132383665">
        <w:r w:rsidRPr="0B2D80CF" w:rsidR="7FD3E59E">
          <w:rPr>
            <w:rFonts w:eastAsia="Verdana" w:cs="Verdana"/>
          </w:rPr>
          <w:t xml:space="preserve">ss used for </w:t>
        </w:r>
        <w:r w:rsidRPr="0B2D80CF" w:rsidR="7FD3E59E">
          <w:rPr>
            <w:rFonts w:eastAsia="Verdana" w:cs="Verdana"/>
          </w:rPr>
          <w:t>BCeID</w:t>
        </w:r>
        <w:r w:rsidRPr="0B2D80CF" w:rsidR="7FD3E59E">
          <w:rPr>
            <w:rFonts w:eastAsia="Verdana" w:cs="Verdana"/>
          </w:rPr>
          <w:t>.</w:t>
        </w:r>
      </w:ins>
    </w:p>
    <w:p w:rsidR="002B7D89" w:rsidP="33686EE9" w:rsidRDefault="002B7D89" w14:paraId="3993DA8C" w14:textId="77777777">
      <w:pPr>
        <w:rPr>
          <w:rFonts w:eastAsia="Verdana" w:cs="Verdana"/>
        </w:rPr>
      </w:pPr>
    </w:p>
    <w:p w:rsidRPr="006D467C" w:rsidR="008E6D0D" w:rsidP="33686EE9" w:rsidRDefault="00AA4242" w14:paraId="0C30369F" w14:textId="77777777">
      <w:pPr>
        <w:rPr>
          <w:rFonts w:eastAsia="Verdana" w:cs="Verdana"/>
          <w:b/>
          <w:bCs/>
          <w:color w:val="6399AE"/>
          <w:lang w:val="en-US"/>
        </w:rPr>
      </w:pPr>
      <w:r w:rsidRPr="006D467C">
        <w:rPr>
          <w:rFonts w:eastAsia="Verdana" w:cs="Verdana"/>
          <w:b/>
          <w:bCs/>
          <w:color w:val="6399AE"/>
          <w:lang w:val="en-US"/>
        </w:rPr>
        <w:t xml:space="preserve">What do </w:t>
      </w:r>
      <w:r w:rsidRPr="006D467C" w:rsidR="008E6D0D">
        <w:rPr>
          <w:rFonts w:eastAsia="Verdana" w:cs="Verdana"/>
          <w:b/>
          <w:bCs/>
          <w:color w:val="6399AE"/>
          <w:lang w:val="en-US"/>
        </w:rPr>
        <w:t>I need to do?</w:t>
      </w:r>
    </w:p>
    <w:p w:rsidR="008E6D0D" w:rsidP="33686EE9" w:rsidRDefault="008E6D0D" w14:paraId="598D2AC4" w14:textId="77777777">
      <w:pPr>
        <w:rPr>
          <w:rFonts w:eastAsia="Verdana" w:cs="Verdana"/>
        </w:rPr>
      </w:pPr>
    </w:p>
    <w:p w:rsidR="009B671F" w:rsidP="33686EE9" w:rsidRDefault="37D2F573" w14:paraId="213EAF30" w14:textId="0D234DE8">
      <w:pPr>
        <w:rPr>
          <w:rFonts w:eastAsia="Verdana" w:cs="Verdana"/>
        </w:rPr>
      </w:pPr>
      <w:commentRangeStart w:id="1"/>
      <w:commentRangeStart w:id="2"/>
      <w:commentRangeStart w:id="3"/>
      <w:commentRangeStart w:id="4"/>
      <w:commentRangeStart w:id="5"/>
      <w:r w:rsidRPr="0B2D80CF" w:rsidR="13A7A8FE">
        <w:rPr>
          <w:rFonts w:eastAsia="Verdana" w:cs="Verdana"/>
        </w:rPr>
        <w:t>If you have not already done so, please</w:t>
      </w:r>
      <w:r w:rsidRPr="0B2D80CF" w:rsidR="1254318C">
        <w:rPr>
          <w:rFonts w:eastAsia="Verdana" w:cs="Verdana"/>
        </w:rPr>
        <w:t xml:space="preserve"> ask </w:t>
      </w:r>
      <w:r w:rsidRPr="0B2D80CF" w:rsidR="27E739E2">
        <w:rPr>
          <w:rFonts w:eastAsia="Verdana" w:cs="Verdana"/>
        </w:rPr>
        <w:t xml:space="preserve">all </w:t>
      </w:r>
      <w:r w:rsidRPr="0B2D80CF" w:rsidR="7C4BCB18">
        <w:rPr>
          <w:rFonts w:eastAsia="Verdana" w:cs="Verdana"/>
        </w:rPr>
        <w:t xml:space="preserve">administrative and </w:t>
      </w:r>
      <w:del w:author="Sandhu, Harminder" w:date="2025-02-11T19:11:28.765Z" w:id="353722417">
        <w:r w:rsidRPr="0B2D80CF" w:rsidDel="7C4BCB18">
          <w:rPr>
            <w:rFonts w:eastAsia="Verdana" w:cs="Verdana"/>
          </w:rPr>
          <w:delText>clinical staff</w:delText>
        </w:r>
      </w:del>
      <w:ins w:author="Sandhu, Harminder" w:date="2025-02-11T19:11:31.836Z" w:id="1958724867">
        <w:r w:rsidRPr="0B2D80CF" w:rsidR="0D604BF3">
          <w:rPr>
            <w:rFonts w:eastAsia="Verdana" w:cs="Verdana"/>
          </w:rPr>
          <w:t>practi</w:t>
        </w:r>
      </w:ins>
      <w:ins w:author="Sandhu, Harminder" w:date="2025-02-11T19:12:40.734Z" w:id="238629616">
        <w:r w:rsidRPr="0B2D80CF" w:rsidR="3D1371A7">
          <w:rPr>
            <w:rFonts w:eastAsia="Verdana" w:cs="Verdana"/>
          </w:rPr>
          <w:t>t</w:t>
        </w:r>
      </w:ins>
      <w:ins w:author="Sandhu, Harminder" w:date="2025-02-11T19:11:31.836Z" w:id="410921943">
        <w:r w:rsidRPr="0B2D80CF" w:rsidR="0D604BF3">
          <w:rPr>
            <w:rFonts w:eastAsia="Verdana" w:cs="Verdana"/>
          </w:rPr>
          <w:t>ioners</w:t>
        </w:r>
      </w:ins>
      <w:r w:rsidRPr="0B2D80CF" w:rsidR="7C4BCB18">
        <w:rPr>
          <w:rFonts w:eastAsia="Verdana" w:cs="Verdana"/>
        </w:rPr>
        <w:t xml:space="preserve"> who access</w:t>
      </w:r>
      <w:r w:rsidRPr="0B2D80CF" w:rsidR="09E8D40B">
        <w:rPr>
          <w:rFonts w:eastAsia="Verdana" w:cs="Verdana"/>
        </w:rPr>
        <w:t xml:space="preserve"> the portal to</w:t>
      </w:r>
      <w:r w:rsidRPr="0B2D80CF" w:rsidR="13A7A8FE">
        <w:rPr>
          <w:rFonts w:eastAsia="Verdana" w:cs="Verdana"/>
        </w:rPr>
        <w:t xml:space="preserve"> </w:t>
      </w:r>
      <w:hyperlink r:id="Rec4e33325fcf4185">
        <w:r w:rsidRPr="0B2D80CF" w:rsidR="4AA541D2">
          <w:rPr>
            <w:rStyle w:val="Hyperlink"/>
            <w:rFonts w:eastAsia="Verdana" w:cs="Verdana"/>
          </w:rPr>
          <w:t>log into their BCeID account</w:t>
        </w:r>
      </w:hyperlink>
      <w:r w:rsidRPr="0B2D80CF" w:rsidR="13A7A8FE">
        <w:rPr>
          <w:rFonts w:eastAsia="Verdana" w:cs="Verdana"/>
        </w:rPr>
        <w:t xml:space="preserve"> </w:t>
      </w:r>
      <w:r w:rsidRPr="0B2D80CF" w:rsidR="09AFCB60">
        <w:rPr>
          <w:rFonts w:eastAsia="Verdana" w:cs="Verdana"/>
        </w:rPr>
        <w:t xml:space="preserve">and update it to include </w:t>
      </w:r>
      <w:r w:rsidRPr="0B2D80CF" w:rsidR="4AA541D2">
        <w:rPr>
          <w:rFonts w:eastAsia="Verdana" w:cs="Verdana"/>
        </w:rPr>
        <w:t>their current</w:t>
      </w:r>
      <w:r w:rsidRPr="0B2D80CF" w:rsidR="13A7A8FE">
        <w:rPr>
          <w:rFonts w:eastAsia="Verdana" w:cs="Verdana"/>
        </w:rPr>
        <w:t xml:space="preserve"> email </w:t>
      </w:r>
      <w:commentRangeEnd w:id="1"/>
      <w:r>
        <w:rPr>
          <w:rStyle w:val="CommentReference"/>
        </w:rPr>
        <w:commentReference w:id="1"/>
      </w:r>
      <w:commentRangeEnd w:id="2"/>
      <w:r>
        <w:rPr>
          <w:rStyle w:val="CommentReference"/>
        </w:rPr>
        <w:commentReference w:id="2"/>
      </w:r>
      <w:commentRangeEnd w:id="3"/>
      <w:r>
        <w:rPr>
          <w:rStyle w:val="CommentReference"/>
        </w:rPr>
        <w:commentReference w:id="3"/>
      </w:r>
      <w:commentRangeEnd w:id="4"/>
      <w:r>
        <w:rPr>
          <w:rStyle w:val="CommentReference"/>
        </w:rPr>
        <w:commentReference w:id="4"/>
      </w:r>
      <w:commentRangeEnd w:id="5"/>
      <w:r>
        <w:rPr>
          <w:rStyle w:val="CommentReference"/>
        </w:rPr>
        <w:commentReference w:id="5"/>
      </w:r>
      <w:r w:rsidRPr="0B2D80CF" w:rsidR="13A7A8FE">
        <w:rPr>
          <w:rFonts w:eastAsia="Verdana" w:cs="Verdana"/>
        </w:rPr>
        <w:t>address</w:t>
      </w:r>
      <w:r w:rsidRPr="0B2D80CF" w:rsidR="13A7A8FE">
        <w:rPr>
          <w:rFonts w:eastAsia="Verdana" w:cs="Verdana"/>
          <w:b w:val="1"/>
          <w:bCs w:val="1"/>
        </w:rPr>
        <w:t xml:space="preserve">. We </w:t>
      </w:r>
      <w:r w:rsidRPr="0B2D80CF" w:rsidR="401754E6">
        <w:rPr>
          <w:rFonts w:eastAsia="Verdana" w:cs="Verdana"/>
          <w:b w:val="1"/>
          <w:bCs w:val="1"/>
        </w:rPr>
        <w:t>need</w:t>
      </w:r>
      <w:commentRangeStart w:id="9"/>
      <w:r w:rsidRPr="0B2D80CF" w:rsidR="13A7A8FE">
        <w:rPr>
          <w:rFonts w:eastAsia="Verdana" w:cs="Verdana"/>
          <w:b w:val="1"/>
          <w:bCs w:val="1"/>
        </w:rPr>
        <w:t xml:space="preserve"> to have</w:t>
      </w:r>
      <w:commentRangeEnd w:id="9"/>
      <w:r>
        <w:rPr>
          <w:rStyle w:val="CommentReference"/>
        </w:rPr>
        <w:commentReference w:id="9"/>
      </w:r>
      <w:r w:rsidRPr="0B2D80CF" w:rsidR="13A7A8FE">
        <w:rPr>
          <w:rFonts w:eastAsia="Verdana" w:cs="Verdana"/>
          <w:b w:val="1"/>
          <w:bCs w:val="1"/>
        </w:rPr>
        <w:t xml:space="preserve"> all providers complete the update process by March </w:t>
      </w:r>
      <w:ins w:author="Sandhu, Harminder" w:date="2025-02-11T19:18:08.452Z" w:id="597844538">
        <w:r w:rsidRPr="0B2D80CF" w:rsidR="13120E8B">
          <w:rPr>
            <w:rFonts w:eastAsia="Verdana" w:cs="Verdana"/>
            <w:b w:val="1"/>
            <w:bCs w:val="1"/>
          </w:rPr>
          <w:t>19</w:t>
        </w:r>
      </w:ins>
      <w:del w:author="Sandhu, Harminder" w:date="2025-02-11T19:18:07.78Z" w:id="1873210913">
        <w:r w:rsidRPr="0B2D80CF" w:rsidDel="13A7A8FE">
          <w:rPr>
            <w:rFonts w:eastAsia="Verdana" w:cs="Verdana"/>
            <w:b w:val="1"/>
            <w:bCs w:val="1"/>
          </w:rPr>
          <w:delText>21</w:delText>
        </w:r>
      </w:del>
      <w:r w:rsidRPr="0B2D80CF" w:rsidR="13A7A8FE">
        <w:rPr>
          <w:rFonts w:eastAsia="Verdana" w:cs="Verdana"/>
          <w:b w:val="1"/>
          <w:bCs w:val="1"/>
        </w:rPr>
        <w:t>.</w:t>
      </w:r>
      <w:r w:rsidRPr="0B2D80CF" w:rsidR="13A7A8FE">
        <w:rPr>
          <w:rFonts w:eastAsia="Verdana" w:cs="Verdana"/>
        </w:rPr>
        <w:t xml:space="preserve"> </w:t>
      </w:r>
    </w:p>
    <w:p w:rsidR="009B671F" w:rsidP="33686EE9" w:rsidRDefault="009B671F" w14:paraId="598C2815" w14:textId="77777777">
      <w:pPr>
        <w:rPr>
          <w:rFonts w:eastAsia="Verdana" w:cs="Verdana"/>
        </w:rPr>
      </w:pPr>
    </w:p>
    <w:p w:rsidRPr="00C15021" w:rsidR="33686EE9" w:rsidP="00C15021" w:rsidRDefault="37D2F573" w14:paraId="76B686B4" w14:textId="42D8C796">
      <w:pPr>
        <w:rPr>
          <w:rFonts w:eastAsia="Verdana" w:cs="Verdana"/>
          <w:lang w:val="en-US"/>
        </w:rPr>
      </w:pPr>
      <w:r w:rsidRPr="00C15021">
        <w:rPr>
          <w:rFonts w:eastAsia="Verdana" w:cs="Verdana"/>
          <w:lang w:val="en-US"/>
        </w:rPr>
        <w:t>On March 22</w:t>
      </w:r>
      <w:r w:rsidRPr="00C15021" w:rsidR="4D25E861">
        <w:rPr>
          <w:rFonts w:eastAsia="Verdana" w:cs="Verdana"/>
          <w:lang w:val="en-US"/>
        </w:rPr>
        <w:t>,</w:t>
      </w:r>
      <w:r w:rsidRPr="00C15021">
        <w:rPr>
          <w:rFonts w:eastAsia="Verdana" w:cs="Verdana"/>
          <w:lang w:val="en-US"/>
        </w:rPr>
        <w:t xml:space="preserve"> the new authentication system will go live. After this date, </w:t>
      </w:r>
      <w:r w:rsidRPr="00C15021" w:rsidR="00280DF9">
        <w:rPr>
          <w:rFonts w:eastAsia="Verdana" w:cs="Verdana"/>
          <w:lang w:val="en-US"/>
        </w:rPr>
        <w:t>providers</w:t>
      </w:r>
      <w:r w:rsidRPr="00C15021">
        <w:rPr>
          <w:rFonts w:eastAsia="Verdana" w:cs="Verdana"/>
          <w:lang w:val="en-US"/>
        </w:rPr>
        <w:t xml:space="preserve"> will need to use </w:t>
      </w:r>
      <w:r w:rsidRPr="00C15021" w:rsidR="00280DF9">
        <w:rPr>
          <w:rFonts w:eastAsia="Verdana" w:cs="Verdana"/>
          <w:lang w:val="en-US"/>
        </w:rPr>
        <w:t>their</w:t>
      </w:r>
      <w:r w:rsidRPr="00C15021">
        <w:rPr>
          <w:rFonts w:eastAsia="Verdana" w:cs="Verdana"/>
          <w:lang w:val="en-US"/>
        </w:rPr>
        <w:t xml:space="preserve"> WorksafeBC.com account to log in</w:t>
      </w:r>
      <w:r w:rsidR="00127ED6">
        <w:rPr>
          <w:rFonts w:eastAsia="Verdana" w:cs="Verdana"/>
          <w:lang w:val="en-US"/>
        </w:rPr>
        <w:t>.</w:t>
      </w:r>
      <w:r w:rsidRPr="00C15021" w:rsidR="56A0A3FB">
        <w:rPr>
          <w:rFonts w:eastAsia="Verdana" w:cs="Verdana"/>
          <w:lang w:val="en-US"/>
        </w:rPr>
        <w:t xml:space="preserve"> </w:t>
      </w:r>
      <w:r w:rsidR="00127ED6">
        <w:rPr>
          <w:rFonts w:eastAsia="Verdana" w:cs="Verdana"/>
          <w:lang w:val="en-US"/>
        </w:rPr>
        <w:t xml:space="preserve">Providers who haven’t </w:t>
      </w:r>
      <w:r w:rsidRPr="00C15021" w:rsidR="00F1727D">
        <w:rPr>
          <w:rFonts w:eastAsia="Verdana" w:cs="Verdana"/>
          <w:lang w:val="en-US"/>
        </w:rPr>
        <w:t>sign</w:t>
      </w:r>
      <w:r w:rsidR="00F1727D">
        <w:rPr>
          <w:rFonts w:eastAsia="Verdana" w:cs="Verdana"/>
          <w:lang w:val="en-US"/>
        </w:rPr>
        <w:t>ed</w:t>
      </w:r>
      <w:r w:rsidRPr="00C15021" w:rsidR="00F1727D">
        <w:rPr>
          <w:rFonts w:eastAsia="Verdana" w:cs="Verdana"/>
          <w:lang w:val="en-US"/>
        </w:rPr>
        <w:t xml:space="preserve"> up</w:t>
      </w:r>
      <w:r w:rsidR="00AF608E">
        <w:rPr>
          <w:rFonts w:eastAsia="Verdana" w:cs="Verdana"/>
          <w:lang w:val="en-US"/>
        </w:rPr>
        <w:t xml:space="preserve"> by then</w:t>
      </w:r>
      <w:r w:rsidR="00F1727D">
        <w:rPr>
          <w:rFonts w:eastAsia="Verdana" w:cs="Verdana"/>
          <w:lang w:val="en-US"/>
        </w:rPr>
        <w:t xml:space="preserve"> won’t have access to the portal and may </w:t>
      </w:r>
      <w:r w:rsidRPr="00C15021" w:rsidR="003B7714">
        <w:rPr>
          <w:rFonts w:eastAsia="Verdana" w:cs="Verdana"/>
          <w:lang w:val="en-US"/>
        </w:rPr>
        <w:t xml:space="preserve">experience </w:t>
      </w:r>
      <w:r w:rsidR="00F1727D">
        <w:rPr>
          <w:rFonts w:eastAsia="Verdana" w:cs="Verdana"/>
          <w:lang w:val="en-US"/>
        </w:rPr>
        <w:t xml:space="preserve">service </w:t>
      </w:r>
      <w:r w:rsidRPr="00C15021" w:rsidR="003B7714">
        <w:rPr>
          <w:rFonts w:eastAsia="Verdana" w:cs="Verdana"/>
          <w:lang w:val="en-US"/>
        </w:rPr>
        <w:t>delays,</w:t>
      </w:r>
      <w:r w:rsidR="00F060D7">
        <w:rPr>
          <w:rFonts w:eastAsia="Verdana" w:cs="Verdana"/>
          <w:lang w:val="en-US"/>
        </w:rPr>
        <w:t xml:space="preserve"> such as</w:t>
      </w:r>
      <w:r w:rsidRPr="00C15021" w:rsidR="003B7714">
        <w:rPr>
          <w:rFonts w:eastAsia="Verdana" w:cs="Verdana"/>
          <w:lang w:val="en-US"/>
        </w:rPr>
        <w:t xml:space="preserve"> issues with receiving referrals, uploading reports</w:t>
      </w:r>
      <w:r w:rsidR="006253D9">
        <w:rPr>
          <w:rFonts w:eastAsia="Verdana" w:cs="Verdana"/>
          <w:lang w:val="en-US"/>
        </w:rPr>
        <w:t>,</w:t>
      </w:r>
      <w:r w:rsidRPr="00C15021" w:rsidR="003B7714">
        <w:rPr>
          <w:rFonts w:eastAsia="Verdana" w:cs="Verdana"/>
          <w:lang w:val="en-US"/>
        </w:rPr>
        <w:t xml:space="preserve"> or accessing disclosures</w:t>
      </w:r>
      <w:r w:rsidRPr="00C15021" w:rsidR="009B671F">
        <w:rPr>
          <w:rFonts w:eastAsia="Verdana" w:cs="Verdana"/>
          <w:lang w:val="en-US"/>
        </w:rPr>
        <w:t>.</w:t>
      </w:r>
      <w:r w:rsidRPr="00C15021">
        <w:rPr>
          <w:rFonts w:eastAsia="Verdana" w:cs="Verdana"/>
          <w:lang w:val="en-US"/>
        </w:rPr>
        <w:t>  </w:t>
      </w:r>
      <w:commentRangeStart w:id="10"/>
      <w:commentRangeStart w:id="11"/>
      <w:commentRangeEnd w:id="10"/>
      <w:r w:rsidRPr="00C15021">
        <w:rPr>
          <w:rFonts w:eastAsia="Verdana" w:cs="Verdana"/>
          <w:lang w:val="en-US"/>
        </w:rPr>
        <w:commentReference w:id="10"/>
      </w:r>
      <w:commentRangeEnd w:id="11"/>
      <w:r w:rsidRPr="00C15021">
        <w:rPr>
          <w:rFonts w:eastAsia="Verdana" w:cs="Verdana"/>
          <w:lang w:val="en-US"/>
        </w:rPr>
        <w:commentReference w:id="11"/>
      </w:r>
    </w:p>
    <w:p w:rsidRPr="00C15021" w:rsidR="008237A0" w:rsidP="33686EE9" w:rsidRDefault="008237A0" w14:paraId="25257FB2" w14:textId="77777777">
      <w:pPr>
        <w:rPr>
          <w:rFonts w:eastAsia="Verdana" w:cs="Verdana"/>
          <w:lang w:val="en-US"/>
        </w:rPr>
      </w:pPr>
    </w:p>
    <w:p w:rsidRPr="006D467C" w:rsidR="0091394E" w:rsidP="33686EE9" w:rsidRDefault="699E6EE7" w14:paraId="06C979ED" w14:textId="3E25C8D7">
      <w:pPr>
        <w:rPr>
          <w:rFonts w:eastAsia="Verdana" w:cs="Verdana"/>
          <w:b/>
          <w:bCs/>
          <w:color w:val="6399AE"/>
          <w:lang w:val="en-US"/>
        </w:rPr>
      </w:pPr>
      <w:r w:rsidRPr="56860B80">
        <w:rPr>
          <w:rFonts w:eastAsia="Verdana" w:cs="Verdana"/>
          <w:b/>
          <w:bCs/>
          <w:color w:val="6399AE" w:themeColor="accent2"/>
          <w:lang w:val="en-US"/>
        </w:rPr>
        <w:t xml:space="preserve">What </w:t>
      </w:r>
      <w:r w:rsidRPr="56860B80" w:rsidR="39A8ECAB">
        <w:rPr>
          <w:rFonts w:eastAsia="Verdana" w:cs="Verdana"/>
          <w:b/>
          <w:bCs/>
          <w:color w:val="6399AE" w:themeColor="accent2"/>
          <w:lang w:val="en-US"/>
        </w:rPr>
        <w:t>steps</w:t>
      </w:r>
      <w:r w:rsidRPr="56860B80" w:rsidR="7D21E6AB">
        <w:rPr>
          <w:rFonts w:eastAsia="Verdana" w:cs="Verdana"/>
          <w:b/>
          <w:bCs/>
          <w:color w:val="6399AE" w:themeColor="accent2"/>
          <w:lang w:val="en-US"/>
        </w:rPr>
        <w:t xml:space="preserve"> do I need to take?</w:t>
      </w:r>
    </w:p>
    <w:p w:rsidR="56860B80" w:rsidP="56860B80" w:rsidRDefault="56860B80" w14:paraId="4CE19730" w14:textId="0BFA78FE">
      <w:pPr>
        <w:rPr>
          <w:rFonts w:eastAsia="Verdana" w:cs="Verdana"/>
          <w:lang w:val="en-US"/>
        </w:rPr>
      </w:pPr>
    </w:p>
    <w:p w:rsidR="7D21E6AB" w:rsidP="56860B80" w:rsidRDefault="00577C1E" w14:paraId="523E7468" w14:textId="361F4C63">
      <w:pPr>
        <w:rPr>
          <w:rFonts w:eastAsia="Verdana" w:cs="Verdana"/>
          <w:lang w:val="en-US"/>
        </w:rPr>
      </w:pPr>
      <w:r>
        <w:rPr>
          <w:rFonts w:eastAsia="Verdana" w:cs="Verdana"/>
          <w:lang w:val="en-US"/>
        </w:rPr>
        <w:t>Here are</w:t>
      </w:r>
      <w:r w:rsidR="006D15D4">
        <w:rPr>
          <w:rFonts w:eastAsia="Verdana" w:cs="Verdana"/>
          <w:lang w:val="en-US"/>
        </w:rPr>
        <w:t xml:space="preserve"> the steps to</w:t>
      </w:r>
      <w:r w:rsidR="00E6230D">
        <w:rPr>
          <w:rFonts w:eastAsia="Verdana" w:cs="Verdana"/>
          <w:lang w:val="en-US"/>
        </w:rPr>
        <w:t xml:space="preserve"> </w:t>
      </w:r>
      <w:r w:rsidRPr="56860B80" w:rsidR="69632EAD">
        <w:rPr>
          <w:rFonts w:eastAsia="Verdana" w:cs="Verdana"/>
          <w:lang w:val="en-US"/>
        </w:rPr>
        <w:t xml:space="preserve">add </w:t>
      </w:r>
      <w:r w:rsidR="005F39F4">
        <w:rPr>
          <w:rFonts w:eastAsia="Verdana" w:cs="Verdana"/>
          <w:lang w:val="en-US"/>
        </w:rPr>
        <w:t>a</w:t>
      </w:r>
      <w:r w:rsidR="00C11774">
        <w:rPr>
          <w:rFonts w:eastAsia="Verdana" w:cs="Verdana"/>
          <w:lang w:val="en-US"/>
        </w:rPr>
        <w:t xml:space="preserve">n </w:t>
      </w:r>
      <w:r w:rsidRPr="56860B80" w:rsidR="69632EAD">
        <w:rPr>
          <w:rFonts w:eastAsia="Verdana" w:cs="Verdana"/>
          <w:lang w:val="en-US"/>
        </w:rPr>
        <w:t xml:space="preserve">email </w:t>
      </w:r>
      <w:r w:rsidR="00C11774">
        <w:rPr>
          <w:rFonts w:eastAsia="Verdana" w:cs="Verdana"/>
          <w:lang w:val="en-US"/>
        </w:rPr>
        <w:t xml:space="preserve">address </w:t>
      </w:r>
      <w:r w:rsidRPr="56860B80" w:rsidR="69632EAD">
        <w:rPr>
          <w:rFonts w:eastAsia="Verdana" w:cs="Verdana"/>
          <w:lang w:val="en-US"/>
        </w:rPr>
        <w:t>to</w:t>
      </w:r>
      <w:r w:rsidRPr="56860B80" w:rsidR="7D21E6AB">
        <w:rPr>
          <w:rFonts w:eastAsia="Verdana" w:cs="Verdana"/>
          <w:lang w:val="en-US"/>
        </w:rPr>
        <w:t xml:space="preserve"> </w:t>
      </w:r>
      <w:r w:rsidRPr="56860B80" w:rsidR="0421FA90">
        <w:rPr>
          <w:rFonts w:eastAsia="Verdana" w:cs="Verdana"/>
          <w:lang w:val="en-US"/>
        </w:rPr>
        <w:t xml:space="preserve">an existing </w:t>
      </w:r>
      <w:r w:rsidRPr="56860B80" w:rsidR="7D21E6AB">
        <w:rPr>
          <w:rFonts w:eastAsia="Verdana" w:cs="Verdana"/>
          <w:lang w:val="en-US"/>
        </w:rPr>
        <w:t>BCeID account:</w:t>
      </w:r>
    </w:p>
    <w:p w:rsidR="7D21E6AB" w:rsidP="56860B80" w:rsidRDefault="7D21E6AB" w14:paraId="3096EB76" w14:textId="111A00D0">
      <w:pPr>
        <w:pStyle w:val="ListParagraph"/>
        <w:numPr>
          <w:ilvl w:val="0"/>
          <w:numId w:val="3"/>
        </w:numPr>
        <w:rPr>
          <w:rFonts w:eastAsia="Verdana" w:cs="Verdana"/>
          <w:szCs w:val="20"/>
          <w:lang w:val="en-US"/>
        </w:rPr>
      </w:pPr>
      <w:r w:rsidRPr="56860B80">
        <w:rPr>
          <w:rFonts w:eastAsia="Verdana" w:cs="Verdana"/>
          <w:szCs w:val="20"/>
          <w:lang w:val="en-US"/>
        </w:rPr>
        <w:t xml:space="preserve">Go to the "Manage Account" section of BCeID site </w:t>
      </w:r>
      <w:hyperlink r:id="rId17">
        <w:r w:rsidRPr="56860B80">
          <w:rPr>
            <w:rStyle w:val="Hyperlink"/>
            <w:rFonts w:eastAsia="Verdana" w:cs="Verdana"/>
            <w:szCs w:val="20"/>
            <w:lang w:val="en-US"/>
          </w:rPr>
          <w:t>BCeID - Types of BCeID Accounts</w:t>
        </w:r>
      </w:hyperlink>
      <w:r w:rsidRPr="56860B80">
        <w:rPr>
          <w:rFonts w:eastAsia="Verdana" w:cs="Verdana"/>
          <w:szCs w:val="20"/>
          <w:lang w:val="en-US"/>
        </w:rPr>
        <w:t>.</w:t>
      </w:r>
    </w:p>
    <w:p w:rsidR="7D21E6AB" w:rsidP="0B2D80CF" w:rsidRDefault="7D21E6AB" w14:paraId="018B858F" w14:textId="2923879E">
      <w:pPr>
        <w:pStyle w:val="ListParagraph"/>
        <w:numPr>
          <w:ilvl w:val="0"/>
          <w:numId w:val="3"/>
        </w:numPr>
        <w:rPr>
          <w:rFonts w:eastAsia="Verdana" w:cs="Verdana"/>
          <w:lang w:val="en-US"/>
        </w:rPr>
      </w:pPr>
      <w:r w:rsidRPr="0B2D80CF" w:rsidR="2263DDC1">
        <w:rPr>
          <w:rFonts w:eastAsia="Verdana" w:cs="Verdana"/>
          <w:lang w:val="en-US"/>
        </w:rPr>
        <w:t xml:space="preserve">Click on Log in to Manage Account </w:t>
      </w:r>
      <w:r w:rsidR="2263DDC1">
        <w:drawing>
          <wp:inline wp14:editId="4D2ADDD2" wp14:anchorId="4A8AFB2B">
            <wp:extent cx="5667374" cy="628650"/>
            <wp:effectExtent l="0" t="0" r="0" b="0"/>
            <wp:docPr id="2021581256" name="Picture 2021581256" descr="A blue rectangle with white text&#10;&#10;Description automatically generated" title=""/>
            <wp:cNvGraphicFramePr>
              <a:graphicFrameLocks noChangeAspect="1"/>
            </wp:cNvGraphicFramePr>
            <a:graphic>
              <a:graphicData uri="http://schemas.openxmlformats.org/drawingml/2006/picture">
                <pic:pic>
                  <pic:nvPicPr>
                    <pic:cNvPr id="0" name="Picture 2021581256"/>
                    <pic:cNvPicPr/>
                  </pic:nvPicPr>
                  <pic:blipFill>
                    <a:blip r:embed="Rf37338c623f743a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667374" cy="628650"/>
                    </a:xfrm>
                    <a:prstGeom prst="rect">
                      <a:avLst/>
                    </a:prstGeom>
                  </pic:spPr>
                </pic:pic>
              </a:graphicData>
            </a:graphic>
          </wp:inline>
        </w:drawing>
      </w:r>
    </w:p>
    <w:p w:rsidR="7D21E6AB" w:rsidP="0B2D80CF" w:rsidRDefault="7D21E6AB" w14:paraId="54502797" w14:textId="155582A1">
      <w:pPr>
        <w:pStyle w:val="ListParagraph"/>
        <w:numPr>
          <w:ilvl w:val="0"/>
          <w:numId w:val="3"/>
        </w:numPr>
        <w:rPr>
          <w:rFonts w:eastAsia="Verdana" w:cs="Verdana"/>
          <w:lang w:val="en-US"/>
        </w:rPr>
      </w:pPr>
      <w:r w:rsidRPr="0B2D80CF" w:rsidR="48EB01EF">
        <w:rPr>
          <w:rFonts w:eastAsia="Verdana" w:cs="Verdana"/>
          <w:lang w:val="en-US"/>
        </w:rPr>
        <w:t>Which brings you to a new login screen (</w:t>
      </w:r>
      <w:hyperlink r:id="R14a07204908544c7">
        <w:r w:rsidRPr="0B2D80CF" w:rsidR="48EB01EF">
          <w:rPr>
            <w:rStyle w:val="Hyperlink"/>
            <w:rFonts w:eastAsia="Verdana" w:cs="Verdana"/>
            <w:lang w:val="en-US"/>
          </w:rPr>
          <w:t>Government of British Columbia</w:t>
        </w:r>
      </w:hyperlink>
      <w:r w:rsidRPr="0B2D80CF" w:rsidR="48EB01EF">
        <w:rPr>
          <w:rFonts w:eastAsia="Verdana" w:cs="Verdana"/>
          <w:lang w:val="en-US"/>
        </w:rPr>
        <w:t xml:space="preserve">). </w:t>
      </w:r>
      <w:r w:rsidRPr="0B2D80CF" w:rsidR="2263DDC1">
        <w:rPr>
          <w:rFonts w:eastAsia="Verdana" w:cs="Verdana"/>
          <w:lang w:val="en-US"/>
        </w:rPr>
        <w:t>Log into your personal BCeID account</w:t>
      </w:r>
      <w:r w:rsidRPr="0B2D80CF" w:rsidR="4FD197E8">
        <w:rPr>
          <w:rFonts w:eastAsia="Verdana" w:cs="Verdana"/>
          <w:lang w:val="en-US"/>
        </w:rPr>
        <w:t>.</w:t>
      </w:r>
    </w:p>
    <w:p w:rsidR="7D21E6AB" w:rsidP="56860B80" w:rsidRDefault="7D21E6AB" w14:paraId="204009BC" w14:textId="6D2A7E35">
      <w:pPr>
        <w:pStyle w:val="ListParagraph"/>
        <w:numPr>
          <w:ilvl w:val="0"/>
          <w:numId w:val="3"/>
        </w:numPr>
        <w:rPr>
          <w:rFonts w:eastAsia="Verdana" w:cs="Verdana"/>
          <w:szCs w:val="20"/>
          <w:lang w:val="en-US"/>
        </w:rPr>
      </w:pPr>
      <w:r w:rsidRPr="56860B80">
        <w:rPr>
          <w:rFonts w:eastAsia="Verdana" w:cs="Verdana"/>
          <w:szCs w:val="20"/>
          <w:lang w:val="en-US"/>
        </w:rPr>
        <w:t>Once logged in</w:t>
      </w:r>
      <w:r w:rsidRPr="56860B80" w:rsidR="53DED092">
        <w:rPr>
          <w:rFonts w:eastAsia="Verdana" w:cs="Verdana"/>
          <w:szCs w:val="20"/>
          <w:lang w:val="en-US"/>
        </w:rPr>
        <w:t>, s</w:t>
      </w:r>
      <w:r w:rsidRPr="56860B80">
        <w:rPr>
          <w:rFonts w:eastAsia="Verdana" w:cs="Verdana"/>
          <w:szCs w:val="20"/>
          <w:lang w:val="en-US"/>
        </w:rPr>
        <w:t>elect 'Contact Preference' from the Manage Account screen.</w:t>
      </w:r>
    </w:p>
    <w:p w:rsidR="7D21E6AB" w:rsidP="0B2D80CF" w:rsidRDefault="7D21E6AB" w14:paraId="7BBEF641" w14:textId="248C90E2">
      <w:pPr>
        <w:pStyle w:val="ListParagraph"/>
        <w:numPr>
          <w:ilvl w:val="0"/>
          <w:numId w:val="3"/>
        </w:numPr>
        <w:rPr>
          <w:rFonts w:eastAsia="Verdana" w:cs="Verdana"/>
          <w:lang w:val="en-US"/>
        </w:rPr>
      </w:pPr>
      <w:r w:rsidRPr="0B2D80CF" w:rsidR="2263DDC1">
        <w:rPr>
          <w:rFonts w:eastAsia="Verdana" w:cs="Verdana"/>
          <w:lang w:val="en-US"/>
        </w:rPr>
        <w:t xml:space="preserve">Choose 'Preferred Method of Contact' as 'email' and enter your email address in the space provided. </w:t>
      </w:r>
      <w:r w:rsidRPr="0B2D80CF" w:rsidR="2263DDC1">
        <w:rPr>
          <w:rFonts w:eastAsia="Verdana" w:cs="Verdana"/>
          <w:b w:val="1"/>
          <w:bCs w:val="1"/>
          <w:lang w:val="en-US"/>
        </w:rPr>
        <w:t>If you already have a WorkSafeBC</w:t>
      </w:r>
      <w:ins w:author="Sandhu, Harminder" w:date="2025-02-11T19:16:08.339Z" w:id="947088331">
        <w:r w:rsidRPr="0B2D80CF" w:rsidR="386E1119">
          <w:rPr>
            <w:rFonts w:eastAsia="Verdana" w:cs="Verdana"/>
            <w:b w:val="1"/>
            <w:bCs w:val="1"/>
            <w:lang w:val="en-US"/>
          </w:rPr>
          <w:t>.com</w:t>
        </w:r>
      </w:ins>
      <w:del w:author="Sandhu, Harminder" w:date="2025-02-11T19:16:05.851Z" w:id="1576774240">
        <w:r w:rsidRPr="0B2D80CF" w:rsidDel="2263DDC1">
          <w:rPr>
            <w:rFonts w:eastAsia="Verdana" w:cs="Verdana"/>
            <w:b w:val="1"/>
            <w:bCs w:val="1"/>
            <w:lang w:val="en-US"/>
          </w:rPr>
          <w:delText xml:space="preserve"> Online Portal</w:delText>
        </w:r>
      </w:del>
      <w:r w:rsidRPr="0B2D80CF" w:rsidR="2263DDC1">
        <w:rPr>
          <w:rFonts w:eastAsia="Verdana" w:cs="Verdana"/>
          <w:b w:val="1"/>
          <w:bCs w:val="1"/>
          <w:lang w:val="en-US"/>
        </w:rPr>
        <w:t xml:space="preserve"> account </w:t>
      </w:r>
      <w:r w:rsidRPr="0B2D80CF" w:rsidR="44392D1C">
        <w:rPr>
          <w:rFonts w:eastAsia="Verdana" w:cs="Verdana"/>
          <w:b w:val="1"/>
          <w:bCs w:val="1"/>
          <w:lang w:val="en-US"/>
        </w:rPr>
        <w:t>for</w:t>
      </w:r>
      <w:r w:rsidRPr="0B2D80CF" w:rsidR="2263DDC1">
        <w:rPr>
          <w:rFonts w:eastAsia="Verdana" w:cs="Verdana"/>
          <w:b w:val="1"/>
          <w:bCs w:val="1"/>
          <w:lang w:val="en-US"/>
        </w:rPr>
        <w:t xml:space="preserve"> My Provider Services (at </w:t>
      </w:r>
      <w:hyperlink w:anchor="/" r:id="R22499632271c41db">
        <w:r w:rsidRPr="0B2D80CF" w:rsidR="2263DDC1">
          <w:rPr>
            <w:rStyle w:val="Hyperlink"/>
            <w:rFonts w:eastAsia="Verdana" w:cs="Verdana"/>
            <w:b w:val="1"/>
            <w:bCs w:val="1"/>
            <w:lang w:val="en-US"/>
          </w:rPr>
          <w:t>Login</w:t>
        </w:r>
      </w:hyperlink>
      <w:r w:rsidRPr="0B2D80CF" w:rsidR="2263DDC1">
        <w:rPr>
          <w:rFonts w:eastAsia="Verdana" w:cs="Verdana"/>
          <w:b w:val="1"/>
          <w:bCs w:val="1"/>
          <w:lang w:val="en-US"/>
        </w:rPr>
        <w:t xml:space="preserve">) </w:t>
      </w:r>
      <w:r w:rsidRPr="0B2D80CF" w:rsidR="109F87AD">
        <w:rPr>
          <w:rFonts w:eastAsia="Verdana" w:cs="Verdana"/>
          <w:b w:val="1"/>
          <w:bCs w:val="1"/>
          <w:lang w:val="en-US"/>
        </w:rPr>
        <w:t xml:space="preserve">that you use </w:t>
      </w:r>
      <w:r w:rsidRPr="0B2D80CF" w:rsidR="288F701F">
        <w:rPr>
          <w:rFonts w:eastAsia="Verdana" w:cs="Verdana"/>
          <w:b w:val="1"/>
          <w:bCs w:val="1"/>
          <w:lang w:val="en-US"/>
        </w:rPr>
        <w:t xml:space="preserve">for other </w:t>
      </w:r>
      <w:r w:rsidRPr="0B2D80CF" w:rsidR="288F701F">
        <w:rPr>
          <w:rFonts w:eastAsia="Verdana" w:cs="Verdana"/>
          <w:b w:val="1"/>
          <w:bCs w:val="1"/>
          <w:lang w:val="en-US"/>
        </w:rPr>
        <w:t>purposes</w:t>
      </w:r>
      <w:r w:rsidRPr="0B2D80CF" w:rsidR="0C771E0D">
        <w:rPr>
          <w:rFonts w:eastAsia="Verdana" w:cs="Verdana"/>
          <w:b w:val="1"/>
          <w:bCs w:val="1"/>
          <w:lang w:val="en-US"/>
        </w:rPr>
        <w:t>,</w:t>
      </w:r>
      <w:r w:rsidRPr="0B2D80CF" w:rsidR="288F701F">
        <w:rPr>
          <w:rFonts w:eastAsia="Verdana" w:cs="Verdana"/>
          <w:b w:val="1"/>
          <w:bCs w:val="1"/>
          <w:lang w:val="en-US"/>
        </w:rPr>
        <w:t xml:space="preserve"> </w:t>
      </w:r>
      <w:r w:rsidRPr="0B2D80CF" w:rsidR="2B1F993E">
        <w:rPr>
          <w:rFonts w:eastAsia="Verdana" w:cs="Verdana"/>
          <w:b w:val="1"/>
          <w:bCs w:val="1"/>
          <w:lang w:val="en-US"/>
        </w:rPr>
        <w:t>please</w:t>
      </w:r>
      <w:r w:rsidRPr="0B2D80CF" w:rsidR="2263DDC1">
        <w:rPr>
          <w:rFonts w:eastAsia="Verdana" w:cs="Verdana"/>
          <w:b w:val="1"/>
          <w:bCs w:val="1"/>
          <w:lang w:val="en-US"/>
        </w:rPr>
        <w:t xml:space="preserve"> use the same email address.</w:t>
      </w:r>
    </w:p>
    <w:p w:rsidR="56860B80" w:rsidP="56860B80" w:rsidRDefault="56860B80" w14:paraId="4F57ABAC" w14:textId="26DFE82D">
      <w:pPr>
        <w:rPr>
          <w:rFonts w:eastAsia="Verdana" w:cs="Verdana"/>
          <w:lang w:val="en-US"/>
        </w:rPr>
      </w:pPr>
    </w:p>
    <w:p w:rsidR="7D21E6AB" w:rsidP="56860B80" w:rsidRDefault="7D21E6AB" w14:paraId="1D1D9F1B" w14:textId="6F079772">
      <w:pPr>
        <w:rPr>
          <w:rFonts w:eastAsia="Verdana" w:cs="Verdana"/>
          <w:lang w:val="en-US"/>
        </w:rPr>
      </w:pPr>
      <w:r w:rsidRPr="0B2D80CF" w:rsidR="2263DDC1">
        <w:rPr>
          <w:rFonts w:eastAsia="Verdana" w:cs="Verdana"/>
          <w:lang w:val="en-US"/>
        </w:rPr>
        <w:t xml:space="preserve">Once </w:t>
      </w:r>
      <w:r w:rsidRPr="0B2D80CF" w:rsidR="1C6200A4">
        <w:rPr>
          <w:rFonts w:eastAsia="Verdana" w:cs="Verdana"/>
          <w:lang w:val="en-US"/>
        </w:rPr>
        <w:t xml:space="preserve">these </w:t>
      </w:r>
      <w:r w:rsidRPr="0B2D80CF" w:rsidR="31C5EDDB">
        <w:rPr>
          <w:rFonts w:eastAsia="Verdana" w:cs="Verdana"/>
          <w:lang w:val="en-US"/>
        </w:rPr>
        <w:t xml:space="preserve">administrative and </w:t>
      </w:r>
      <w:del w:author="Sandhu, Harminder" w:date="2025-02-11T19:11:39.855Z" w:id="1131773951">
        <w:r w:rsidRPr="0B2D80CF" w:rsidDel="31C5EDDB">
          <w:rPr>
            <w:rFonts w:eastAsia="Verdana" w:cs="Verdana"/>
            <w:lang w:val="en-US"/>
          </w:rPr>
          <w:delText>clinical staff</w:delText>
        </w:r>
      </w:del>
      <w:ins w:author="Sandhu, Harminder" w:date="2025-02-11T19:11:51.268Z" w:id="1619415535">
        <w:r w:rsidRPr="0B2D80CF" w:rsidR="3F26FCD8">
          <w:rPr>
            <w:rFonts w:eastAsia="Verdana" w:cs="Verdana"/>
            <w:lang w:val="en-US"/>
          </w:rPr>
          <w:t>practitioners</w:t>
        </w:r>
      </w:ins>
      <w:r w:rsidRPr="0B2D80CF" w:rsidR="31C5EDDB">
        <w:rPr>
          <w:rFonts w:eastAsia="Verdana" w:cs="Verdana"/>
          <w:lang w:val="en-US"/>
        </w:rPr>
        <w:t xml:space="preserve"> have </w:t>
      </w:r>
      <w:r w:rsidRPr="0B2D80CF" w:rsidR="127EA759">
        <w:rPr>
          <w:rFonts w:eastAsia="Verdana" w:cs="Verdana"/>
          <w:lang w:val="en-US"/>
        </w:rPr>
        <w:t>added their</w:t>
      </w:r>
      <w:r w:rsidRPr="0B2D80CF" w:rsidR="1ED39728">
        <w:rPr>
          <w:rFonts w:eastAsia="Verdana" w:cs="Verdana"/>
          <w:lang w:val="en-US"/>
        </w:rPr>
        <w:t xml:space="preserve"> </w:t>
      </w:r>
      <w:r w:rsidRPr="0B2D80CF" w:rsidR="2263DDC1">
        <w:rPr>
          <w:rFonts w:eastAsia="Verdana" w:cs="Verdana"/>
          <w:lang w:val="en-US"/>
        </w:rPr>
        <w:t xml:space="preserve">email address </w:t>
      </w:r>
      <w:r w:rsidRPr="0B2D80CF" w:rsidR="0AEAE1ED">
        <w:rPr>
          <w:rFonts w:eastAsia="Verdana" w:cs="Verdana"/>
          <w:lang w:val="en-US"/>
        </w:rPr>
        <w:t>to the</w:t>
      </w:r>
      <w:r w:rsidRPr="0B2D80CF" w:rsidR="127EA759">
        <w:rPr>
          <w:rFonts w:eastAsia="Verdana" w:cs="Verdana"/>
          <w:lang w:val="en-US"/>
        </w:rPr>
        <w:t>ir</w:t>
      </w:r>
      <w:r w:rsidRPr="0B2D80CF" w:rsidR="0AEAE1ED">
        <w:rPr>
          <w:rFonts w:eastAsia="Verdana" w:cs="Verdana"/>
          <w:lang w:val="en-US"/>
        </w:rPr>
        <w:t xml:space="preserve"> </w:t>
      </w:r>
      <w:r w:rsidRPr="0B2D80CF" w:rsidR="2263DDC1">
        <w:rPr>
          <w:rFonts w:eastAsia="Verdana" w:cs="Verdana"/>
          <w:lang w:val="en-US"/>
        </w:rPr>
        <w:t>BCeID</w:t>
      </w:r>
      <w:r w:rsidRPr="0B2D80CF" w:rsidR="2263DDC1">
        <w:rPr>
          <w:rFonts w:eastAsia="Verdana" w:cs="Verdana"/>
          <w:lang w:val="en-US"/>
        </w:rPr>
        <w:t xml:space="preserve"> </w:t>
      </w:r>
      <w:r w:rsidRPr="0B2D80CF" w:rsidR="7AA3AE1B">
        <w:rPr>
          <w:rFonts w:eastAsia="Verdana" w:cs="Verdana"/>
          <w:lang w:val="en-US"/>
        </w:rPr>
        <w:t>account</w:t>
      </w:r>
      <w:r w:rsidRPr="0B2D80CF" w:rsidR="5863F4D9">
        <w:rPr>
          <w:rFonts w:eastAsia="Verdana" w:cs="Verdana"/>
          <w:lang w:val="en-US"/>
        </w:rPr>
        <w:t>,</w:t>
      </w:r>
      <w:r w:rsidRPr="0B2D80CF" w:rsidR="2263DDC1">
        <w:rPr>
          <w:rFonts w:eastAsia="Verdana" w:cs="Verdana"/>
          <w:lang w:val="en-US"/>
        </w:rPr>
        <w:t xml:space="preserve"> </w:t>
      </w:r>
      <w:r w:rsidRPr="0B2D80CF" w:rsidR="2263DDC1">
        <w:rPr>
          <w:rFonts w:eastAsia="Verdana" w:cs="Verdana"/>
          <w:lang w:val="en-US"/>
        </w:rPr>
        <w:t>WorkSafeBC</w:t>
      </w:r>
      <w:r w:rsidRPr="0B2D80CF" w:rsidR="2263DDC1">
        <w:rPr>
          <w:rFonts w:eastAsia="Verdana" w:cs="Verdana"/>
          <w:lang w:val="en-US"/>
        </w:rPr>
        <w:t xml:space="preserve"> will </w:t>
      </w:r>
      <w:ins w:author="Sandhu, Harminder" w:date="2025-02-11T19:13:33.389Z" w:id="128146689">
        <w:r w:rsidRPr="0B2D80CF" w:rsidR="6442F061">
          <w:rPr>
            <w:rFonts w:eastAsia="Verdana" w:cs="Verdana"/>
            <w:lang w:val="en-US"/>
          </w:rPr>
          <w:t xml:space="preserve">create a WorkSafeBC.com </w:t>
        </w:r>
      </w:ins>
      <w:ins w:author="Sandhu, Harminder" w:date="2025-02-11T19:15:59.859Z" w:id="1062033663">
        <w:r w:rsidRPr="0B2D80CF" w:rsidR="5F38CC67">
          <w:rPr>
            <w:rFonts w:eastAsia="Verdana" w:cs="Verdana"/>
            <w:lang w:val="en-US"/>
          </w:rPr>
          <w:t>a</w:t>
        </w:r>
      </w:ins>
      <w:ins w:author="Sandhu, Harminder" w:date="2025-02-11T19:13:33.389Z" w:id="301473037">
        <w:r w:rsidRPr="0B2D80CF" w:rsidR="6442F061">
          <w:rPr>
            <w:rFonts w:eastAsia="Verdana" w:cs="Verdana"/>
            <w:lang w:val="en-US"/>
          </w:rPr>
          <w:t xml:space="preserve">ccount for them and will </w:t>
        </w:r>
      </w:ins>
      <w:r w:rsidRPr="0B2D80CF" w:rsidR="3D7732E0">
        <w:rPr>
          <w:rFonts w:eastAsia="Verdana" w:cs="Verdana"/>
          <w:lang w:val="en-US"/>
        </w:rPr>
        <w:t xml:space="preserve">send </w:t>
      </w:r>
      <w:r w:rsidRPr="0B2D80CF" w:rsidR="1E69532E">
        <w:rPr>
          <w:rFonts w:eastAsia="Verdana" w:cs="Verdana"/>
          <w:lang w:val="en-US"/>
        </w:rPr>
        <w:t xml:space="preserve">them </w:t>
      </w:r>
      <w:r w:rsidRPr="0B2D80CF" w:rsidR="38A9ED93">
        <w:rPr>
          <w:rFonts w:eastAsia="Verdana" w:cs="Verdana"/>
          <w:lang w:val="en-US"/>
        </w:rPr>
        <w:t>an email</w:t>
      </w:r>
      <w:r w:rsidRPr="0B2D80CF" w:rsidR="0AEAE1ED">
        <w:rPr>
          <w:rFonts w:eastAsia="Verdana" w:cs="Verdana"/>
          <w:lang w:val="en-US"/>
        </w:rPr>
        <w:t xml:space="preserve"> </w:t>
      </w:r>
      <w:r w:rsidRPr="0B2D80CF" w:rsidR="4C056477">
        <w:rPr>
          <w:rFonts w:eastAsia="Verdana" w:cs="Verdana"/>
          <w:lang w:val="en-US"/>
        </w:rPr>
        <w:t xml:space="preserve">in the </w:t>
      </w:r>
      <w:r w:rsidRPr="0B2D80CF" w:rsidR="06D01833">
        <w:rPr>
          <w:rFonts w:eastAsia="Verdana" w:cs="Verdana"/>
          <w:lang w:val="en-US"/>
        </w:rPr>
        <w:t>following</w:t>
      </w:r>
      <w:r w:rsidRPr="0B2D80CF" w:rsidR="4C056477">
        <w:rPr>
          <w:rFonts w:eastAsia="Verdana" w:cs="Verdana"/>
          <w:lang w:val="en-US"/>
        </w:rPr>
        <w:t xml:space="preserve"> few weeks </w:t>
      </w:r>
      <w:r w:rsidRPr="0B2D80CF" w:rsidR="3B4F0993">
        <w:rPr>
          <w:rFonts w:eastAsia="Verdana" w:cs="Verdana"/>
          <w:lang w:val="en-US"/>
        </w:rPr>
        <w:t xml:space="preserve">with </w:t>
      </w:r>
      <w:r w:rsidRPr="0B2D80CF" w:rsidR="3B4F0993">
        <w:rPr>
          <w:rFonts w:eastAsia="Verdana" w:cs="Verdana"/>
          <w:lang w:val="en-US"/>
        </w:rPr>
        <w:t>additional</w:t>
      </w:r>
      <w:r w:rsidRPr="0B2D80CF" w:rsidR="3B4F0993">
        <w:rPr>
          <w:rFonts w:eastAsia="Verdana" w:cs="Verdana"/>
          <w:lang w:val="en-US"/>
        </w:rPr>
        <w:t xml:space="preserve"> instructions</w:t>
      </w:r>
      <w:r w:rsidRPr="0B2D80CF" w:rsidR="13E39DD1">
        <w:rPr>
          <w:rFonts w:eastAsia="Verdana" w:cs="Verdana"/>
          <w:lang w:val="en-US"/>
        </w:rPr>
        <w:t>.</w:t>
      </w:r>
    </w:p>
    <w:p w:rsidR="56860B80" w:rsidP="56860B80" w:rsidRDefault="56860B80" w14:paraId="645F0B8F" w14:textId="49705C48">
      <w:pPr>
        <w:rPr>
          <w:rFonts w:eastAsia="Verdana" w:cs="Verdana"/>
          <w:lang w:val="en-US"/>
        </w:rPr>
      </w:pPr>
    </w:p>
    <w:p w:rsidR="6A3C2A8B" w:rsidP="56860B80" w:rsidRDefault="6A3C2A8B" w14:paraId="3B4E9DF7" w14:textId="1EC65C90">
      <w:pPr>
        <w:rPr>
          <w:rFonts w:eastAsia="Verdana" w:cs="Verdana"/>
        </w:rPr>
      </w:pPr>
      <w:r w:rsidRPr="56860B80">
        <w:rPr>
          <w:rFonts w:eastAsia="Verdana" w:cs="Verdana"/>
          <w:lang w:val="en-US"/>
        </w:rPr>
        <w:t xml:space="preserve">If you encounter any issue during this process, please contact us at </w:t>
      </w:r>
      <w:hyperlink r:id="rId21">
        <w:r w:rsidRPr="56860B80">
          <w:rPr>
            <w:rStyle w:val="Hyperlink"/>
            <w:rFonts w:eastAsia="Verdana" w:cs="Verdana"/>
          </w:rPr>
          <w:t>HCPSupport@WorkSafeBC.com</w:t>
        </w:r>
      </w:hyperlink>
      <w:r w:rsidRPr="56860B80">
        <w:rPr>
          <w:rFonts w:eastAsia="Verdana" w:cs="Verdana"/>
        </w:rPr>
        <w:t xml:space="preserve"> for assistance.</w:t>
      </w:r>
    </w:p>
    <w:p w:rsidR="56860B80" w:rsidP="56860B80" w:rsidRDefault="56860B80" w14:paraId="13C22E16" w14:textId="1B0ACD21">
      <w:pPr>
        <w:rPr>
          <w:rFonts w:eastAsia="Verdana" w:cs="Verdana"/>
          <w:lang w:val="en-US"/>
        </w:rPr>
      </w:pPr>
    </w:p>
    <w:p w:rsidR="7D21E6AB" w:rsidP="56860B80" w:rsidRDefault="7D21E6AB" w14:paraId="27AEA933" w14:textId="3A5A55CB">
      <w:pPr>
        <w:rPr>
          <w:rFonts w:eastAsia="Verdana" w:cs="Verdana"/>
          <w:b/>
          <w:bCs/>
          <w:color w:val="6399AE" w:themeColor="accent2"/>
          <w:lang w:val="en-US"/>
        </w:rPr>
      </w:pPr>
      <w:r w:rsidRPr="56860B80">
        <w:rPr>
          <w:rFonts w:eastAsia="Verdana" w:cs="Verdana"/>
          <w:b/>
          <w:bCs/>
          <w:color w:val="6399AE" w:themeColor="accent2"/>
          <w:lang w:val="en-US"/>
        </w:rPr>
        <w:t xml:space="preserve">Stay tuned for </w:t>
      </w:r>
      <w:r w:rsidRPr="56860B80" w:rsidR="6318655C">
        <w:rPr>
          <w:rFonts w:eastAsia="Verdana" w:cs="Verdana"/>
          <w:b/>
          <w:bCs/>
          <w:color w:val="6399AE" w:themeColor="accent2"/>
          <w:lang w:val="en-US"/>
        </w:rPr>
        <w:t>further updates</w:t>
      </w:r>
    </w:p>
    <w:p w:rsidR="0091394E" w:rsidP="33686EE9" w:rsidRDefault="0091394E" w14:paraId="4C5F8E76" w14:textId="77777777">
      <w:pPr>
        <w:rPr>
          <w:rFonts w:eastAsia="Verdana" w:cs="Verdana"/>
          <w:lang w:val="en-US"/>
        </w:rPr>
      </w:pPr>
    </w:p>
    <w:p w:rsidR="560FFF50" w:rsidP="33686EE9" w:rsidRDefault="2450A45E" w14:paraId="30A4FB44" w14:textId="5AB8693B">
      <w:pPr>
        <w:rPr>
          <w:rFonts w:eastAsia="Verdana" w:cs="Verdana"/>
          <w:lang w:val="en-US"/>
        </w:rPr>
      </w:pPr>
      <w:r w:rsidRPr="56860B80">
        <w:rPr>
          <w:rFonts w:eastAsia="Verdana" w:cs="Verdana"/>
          <w:lang w:val="en-US"/>
        </w:rPr>
        <w:t>W</w:t>
      </w:r>
      <w:r w:rsidRPr="56860B80" w:rsidR="6EA78943">
        <w:rPr>
          <w:rFonts w:eastAsia="Verdana" w:cs="Verdana"/>
          <w:lang w:val="en-US"/>
        </w:rPr>
        <w:t xml:space="preserve">e will </w:t>
      </w:r>
      <w:r w:rsidRPr="56860B80" w:rsidR="706803A1">
        <w:rPr>
          <w:rFonts w:eastAsia="Verdana" w:cs="Verdana"/>
          <w:lang w:val="en-US"/>
        </w:rPr>
        <w:t>be</w:t>
      </w:r>
      <w:r w:rsidRPr="56860B80" w:rsidR="6EA78943">
        <w:rPr>
          <w:rFonts w:eastAsia="Verdana" w:cs="Verdana"/>
          <w:lang w:val="en-US"/>
        </w:rPr>
        <w:t xml:space="preserve"> sending you further updates</w:t>
      </w:r>
      <w:r w:rsidRPr="56860B80" w:rsidR="357F7264">
        <w:rPr>
          <w:rFonts w:eastAsia="Verdana" w:cs="Verdana"/>
          <w:lang w:val="en-US"/>
        </w:rPr>
        <w:t xml:space="preserve"> and instructions </w:t>
      </w:r>
      <w:r w:rsidRPr="56860B80" w:rsidR="3B6D225A">
        <w:rPr>
          <w:rFonts w:eastAsia="Verdana" w:cs="Verdana"/>
          <w:lang w:val="en-US"/>
        </w:rPr>
        <w:t>as the migration proceeds</w:t>
      </w:r>
      <w:r w:rsidRPr="56860B80" w:rsidR="6EA78943">
        <w:rPr>
          <w:rFonts w:eastAsia="Verdana" w:cs="Verdana"/>
          <w:lang w:val="en-US"/>
        </w:rPr>
        <w:t>.</w:t>
      </w:r>
      <w:r w:rsidR="00D20A1F">
        <w:rPr>
          <w:rFonts w:eastAsia="Verdana" w:cs="Verdana"/>
          <w:lang w:val="en-US"/>
        </w:rPr>
        <w:t xml:space="preserve"> </w:t>
      </w:r>
      <w:r w:rsidR="008E5CBD">
        <w:rPr>
          <w:rFonts w:eastAsia="Verdana" w:cs="Verdana"/>
          <w:lang w:val="en-US"/>
        </w:rPr>
        <w:t xml:space="preserve">Thank you for your help in ensuring we navigate this account </w:t>
      </w:r>
      <w:r w:rsidR="008E75E0">
        <w:rPr>
          <w:rFonts w:eastAsia="Verdana" w:cs="Verdana"/>
          <w:lang w:val="en-US"/>
        </w:rPr>
        <w:t xml:space="preserve">login </w:t>
      </w:r>
      <w:r w:rsidR="008E5CBD">
        <w:rPr>
          <w:rFonts w:eastAsia="Verdana" w:cs="Verdana"/>
          <w:lang w:val="en-US"/>
        </w:rPr>
        <w:t>migration as smoothly as possible.</w:t>
      </w:r>
    </w:p>
    <w:p w:rsidR="33686EE9" w:rsidP="33686EE9" w:rsidRDefault="33686EE9" w14:paraId="7D23F3F8" w14:textId="03CB9655">
      <w:pPr>
        <w:rPr>
          <w:rFonts w:eastAsia="Verdana" w:cs="Verdana"/>
          <w:lang w:val="en-US"/>
        </w:rPr>
      </w:pPr>
    </w:p>
    <w:p w:rsidR="560FFF50" w:rsidP="33686EE9" w:rsidRDefault="008F382C" w14:paraId="135BF8A8" w14:textId="6CB0B46C">
      <w:pPr>
        <w:rPr>
          <w:rFonts w:eastAsia="Verdana" w:cs="Verdana"/>
          <w:lang w:val="en-US"/>
        </w:rPr>
      </w:pPr>
      <w:r>
        <w:rPr>
          <w:rFonts w:eastAsia="Verdana" w:cs="Verdana"/>
          <w:lang w:val="en-US"/>
        </w:rPr>
        <w:t xml:space="preserve">Your </w:t>
      </w:r>
      <w:r w:rsidRPr="33686EE9" w:rsidR="560FFF50">
        <w:rPr>
          <w:rFonts w:eastAsia="Verdana" w:cs="Verdana"/>
          <w:lang w:val="en-US"/>
        </w:rPr>
        <w:t>WorkSafeBC Team</w:t>
      </w:r>
    </w:p>
    <w:p w:rsidR="33686EE9" w:rsidP="33686EE9" w:rsidRDefault="33686EE9" w14:paraId="6E5B880B" w14:textId="301240ED">
      <w:pPr>
        <w:rPr>
          <w:rFonts w:eastAsia="Verdana" w:cs="Verdana"/>
          <w:lang w:val="en-US"/>
        </w:rPr>
      </w:pPr>
    </w:p>
    <w:sectPr w:rsidR="33686EE9" w:rsidSect="005C7213">
      <w:headerReference w:type="default" r:id="rId22"/>
      <w:footerReference w:type="even" r:id="rId23"/>
      <w:footerReference w:type="default" r:id="rId24"/>
      <w:headerReference w:type="first" r:id="rId25"/>
      <w:footerReference w:type="first" r:id="rId26"/>
      <w:pgSz w:w="12240" w:h="15840" w:orient="portrait"/>
      <w:pgMar w:top="720" w:right="720" w:bottom="720" w:left="72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C" w:author="Higgon, Carly" w:date="2025-02-10T15:47:00Z" w:id="0">
    <w:p w:rsidR="00FE590C" w:rsidRDefault="00FE590C" w14:paraId="222A656B" w14:textId="55622FA8">
      <w:pPr>
        <w:pStyle w:val="CommentText"/>
      </w:pPr>
      <w:r>
        <w:rPr>
          <w:rStyle w:val="CommentReference"/>
        </w:rPr>
        <w:annotationRef/>
      </w:r>
      <w:r w:rsidRPr="5BF7B05C">
        <w:t>Should this be Karen Tan?</w:t>
      </w:r>
    </w:p>
  </w:comment>
  <w:comment w:initials="CD" w:author="Corkery, Douglas" w:date="2025-02-10T15:00:00Z" w:id="1">
    <w:p w:rsidR="000824A5" w:rsidRDefault="000824A5" w14:paraId="4B8EEEA3" w14:textId="5F6B8D3C">
      <w:pPr>
        <w:pStyle w:val="CommentText"/>
      </w:pPr>
      <w:r>
        <w:rPr>
          <w:rStyle w:val="CommentReference"/>
        </w:rPr>
        <w:annotationRef/>
      </w:r>
      <w:r w:rsidRPr="4777935A">
        <w:t>Is there a need to distinguish btw Providers / Practitioners?  maybe we need to specify "all of that provider's contracted practitioners" - align to the correct terminology - for example CBI Health Care Cranbrook has 1 Contact "Admin" (whom we are sending this email to) with 62 "practitioners" - its the 62 we need to collect emails from.</w:t>
      </w:r>
    </w:p>
    <w:p w:rsidR="000824A5" w:rsidRDefault="000824A5" w14:paraId="2F7364FB" w14:textId="48C66F36">
      <w:pPr>
        <w:pStyle w:val="CommentText"/>
      </w:pPr>
    </w:p>
    <w:p w:rsidR="000824A5" w:rsidRDefault="000824A5" w14:paraId="41D94F9F" w14:textId="7BC037C1">
      <w:pPr>
        <w:pStyle w:val="CommentText"/>
      </w:pPr>
      <w:r w:rsidRPr="549A2236">
        <w:t>are they all called "Providers" or do you differentiate the naming convention between the Organization (CBI Health Centre Cranbrook) being the Provider, and the 62 Health Care Practitioners also called Providers or are they called Practitioners? or Contracted Health Care Providers? wanting to align our messaging to the correct terms in use amongst the provider networks</w:t>
      </w:r>
    </w:p>
    <w:p w:rsidR="000824A5" w:rsidRDefault="000824A5" w14:paraId="2F5D6558" w14:textId="158A3636">
      <w:pPr>
        <w:pStyle w:val="CommentText"/>
      </w:pPr>
    </w:p>
    <w:p w:rsidR="000824A5" w:rsidRDefault="000824A5" w14:paraId="737B0586" w14:textId="1223C763">
      <w:pPr>
        <w:pStyle w:val="CommentText"/>
      </w:pPr>
    </w:p>
  </w:comment>
  <w:comment w:initials="KJ" w:author="Joyes, Kieran" w:date="2025-02-10T15:31:00Z" w:id="2">
    <w:p w:rsidR="0059564D" w:rsidP="0059564D" w:rsidRDefault="0059564D" w14:paraId="1D31ECB2" w14:textId="7E8781B5">
      <w:pPr>
        <w:pStyle w:val="CommentText"/>
      </w:pPr>
      <w:r>
        <w:rPr>
          <w:rStyle w:val="CommentReference"/>
        </w:rPr>
        <w:annotationRef/>
      </w:r>
      <w:r>
        <w:fldChar w:fldCharType="begin"/>
      </w:r>
      <w:r>
        <w:instrText>HYPERLINK "mailto:DC58174@worksafebc.com"</w:instrText>
      </w:r>
      <w:bookmarkStart w:name="_@_16732F3B55B84134A8A464C9C94D7299Z" w:id="6"/>
      <w:r>
        <w:fldChar w:fldCharType="separate"/>
      </w:r>
      <w:bookmarkEnd w:id="6"/>
      <w:r w:rsidRPr="0059564D">
        <w:rPr>
          <w:rStyle w:val="Mention"/>
          <w:noProof/>
        </w:rPr>
        <w:t>@Corkery, Douglas</w:t>
      </w:r>
      <w:r>
        <w:fldChar w:fldCharType="end"/>
      </w:r>
      <w:r>
        <w:t xml:space="preserve"> I will ask Carly about the terminology</w:t>
      </w:r>
    </w:p>
  </w:comment>
  <w:comment w:initials="CD" w:author="Corkery, Douglas" w:date="2025-02-10T15:44:00Z" w:id="3">
    <w:p w:rsidR="006471AE" w:rsidRDefault="006471AE" w14:paraId="3E79E5A1" w14:textId="60722C7E">
      <w:pPr>
        <w:pStyle w:val="CommentText"/>
      </w:pPr>
      <w:r>
        <w:rPr>
          <w:rStyle w:val="CommentReference"/>
        </w:rPr>
        <w:annotationRef/>
      </w:r>
      <w:r>
        <w:fldChar w:fldCharType="begin"/>
      </w:r>
      <w:r>
        <w:instrText xml:space="preserve"> HYPERLINK "mailto:KJ20498@worksafebc.com"</w:instrText>
      </w:r>
      <w:bookmarkStart w:name="_@_9D62291B52A74D67B710AFA6F8194B64Z" w:id="7"/>
      <w:r>
        <w:fldChar w:fldCharType="separate"/>
      </w:r>
      <w:bookmarkEnd w:id="7"/>
      <w:r w:rsidRPr="1216F3CF">
        <w:rPr>
          <w:rStyle w:val="Mention"/>
          <w:noProof/>
        </w:rPr>
        <w:t>@Joyes, Kieran</w:t>
      </w:r>
      <w:r>
        <w:fldChar w:fldCharType="end"/>
      </w:r>
      <w:r w:rsidRPr="103D6BFF">
        <w:t xml:space="preserve"> FYI - ran this by Anna Lam - provided the following guidance </w:t>
      </w:r>
    </w:p>
    <w:p w:rsidR="006471AE" w:rsidRDefault="006471AE" w14:paraId="54565915" w14:textId="4DA6ADF7">
      <w:pPr>
        <w:pStyle w:val="CommentText"/>
      </w:pPr>
    </w:p>
    <w:p w:rsidR="006471AE" w:rsidRDefault="006471AE" w14:paraId="4B38B91C" w14:textId="4C3CDD17">
      <w:pPr>
        <w:pStyle w:val="CommentText"/>
      </w:pPr>
      <w:r w:rsidRPr="0DAC3F58">
        <w:t>Typically, "Provider" refers to the organization or business name (in this case, I would view "In CBI Cranbrook" as the Provider). Practitioner becomes more relevant when we refer to those clinicians who bill services through HIBC, and have a "Practitioner number", but generally speaking, Practitioners are typically the individual clinical staff who provide the services. (So Provider CBI Cranbrook may have, for example, 20 Occupational Therapists + Physicial Therapists, so 20 Practitioners.). So the 62 who have BCeID accounts may not necessarily be Practitioners; in reality they're probably a combo of admin/management staff/owners and clinical practitioners </w:t>
      </w:r>
    </w:p>
    <w:p w:rsidR="006471AE" w:rsidRDefault="006471AE" w14:paraId="33722F06" w14:textId="71B11EF5">
      <w:pPr>
        <w:pStyle w:val="CommentText"/>
      </w:pPr>
    </w:p>
    <w:p w:rsidR="006471AE" w:rsidRDefault="006471AE" w14:paraId="619F89C9" w14:textId="3AD29AA9">
      <w:pPr>
        <w:pStyle w:val="CommentText"/>
      </w:pPr>
      <w:r w:rsidRPr="2DE8BE70">
        <w:t>So maybe the clearest way to refer to the 62 are "BCeID account holders associated with your company's payee number(s)"...? I know, doesn't quite roll off the tongue, but it's what it is ...</w:t>
      </w:r>
    </w:p>
    <w:p w:rsidR="006471AE" w:rsidRDefault="006471AE" w14:paraId="38D9A4E3" w14:textId="7476CD14">
      <w:pPr>
        <w:pStyle w:val="CommentText"/>
      </w:pPr>
    </w:p>
  </w:comment>
  <w:comment w:initials="HC" w:author="Higgon, Carly" w:date="2025-02-10T15:54:00Z" w:id="4">
    <w:p w:rsidR="008E6C65" w:rsidRDefault="008E6C65" w14:paraId="56F86569" w14:textId="1A313F7C">
      <w:pPr>
        <w:pStyle w:val="CommentText"/>
      </w:pPr>
      <w:r>
        <w:rPr>
          <w:rStyle w:val="CommentReference"/>
        </w:rPr>
        <w:annotationRef/>
      </w:r>
      <w:r w:rsidRPr="38509F6C">
        <w:t xml:space="preserve">Suggested wording: "If you have not already done so, please ask all administrative and clinical staff who access the portal to </w:t>
      </w:r>
      <w:hyperlink r:id="rId1">
        <w:r w:rsidRPr="66807FEC">
          <w:rPr>
            <w:rStyle w:val="Hyperlink"/>
          </w:rPr>
          <w:t>log into their BCeID account</w:t>
        </w:r>
      </w:hyperlink>
      <w:r w:rsidRPr="2F1143F4">
        <w:t xml:space="preserve"> and update it to include their current email address</w:t>
      </w:r>
      <w:r w:rsidRPr="066D5AFB">
        <w:rPr>
          <w:b/>
          <w:bCs/>
        </w:rPr>
        <w:t>. "</w:t>
      </w:r>
    </w:p>
  </w:comment>
  <w:comment w:initials="KJ" w:author="Joyes, Kieran" w:date="2025-02-10T16:00:00Z" w:id="5">
    <w:p w:rsidR="00E61BEF" w:rsidP="00E61BEF" w:rsidRDefault="00E61BEF" w14:paraId="61B674D1" w14:textId="647EED6A">
      <w:pPr>
        <w:pStyle w:val="CommentText"/>
      </w:pPr>
      <w:r>
        <w:rPr>
          <w:rStyle w:val="CommentReference"/>
        </w:rPr>
        <w:annotationRef/>
      </w:r>
      <w:r>
        <w:t xml:space="preserve">Thanks </w:t>
      </w:r>
      <w:r>
        <w:fldChar w:fldCharType="begin"/>
      </w:r>
      <w:r>
        <w:instrText>HYPERLINK "mailto:CH18791@worksafebc.com"</w:instrText>
      </w:r>
      <w:bookmarkStart w:name="_@_6B5422B834A54BFF953B3C7259573A9FZ" w:id="8"/>
      <w:r>
        <w:fldChar w:fldCharType="separate"/>
      </w:r>
      <w:bookmarkEnd w:id="8"/>
      <w:r w:rsidRPr="00E61BEF">
        <w:rPr>
          <w:rStyle w:val="Mention"/>
          <w:noProof/>
        </w:rPr>
        <w:t>@Higgon, Carly</w:t>
      </w:r>
      <w:r>
        <w:fldChar w:fldCharType="end"/>
      </w:r>
      <w:r>
        <w:t xml:space="preserve"> !</w:t>
      </w:r>
    </w:p>
  </w:comment>
  <w:comment w:initials="HC" w:author="Higgon, Carly" w:date="2025-02-10T15:55:00Z" w:id="9">
    <w:p w:rsidR="00D567CF" w:rsidRDefault="00D567CF" w14:paraId="1F04D6F7" w14:textId="3C99C9ED">
      <w:pPr>
        <w:pStyle w:val="CommentText"/>
      </w:pPr>
      <w:r>
        <w:rPr>
          <w:rStyle w:val="CommentReference"/>
        </w:rPr>
        <w:annotationRef/>
      </w:r>
      <w:r w:rsidRPr="7FE78FAC">
        <w:t>hope to have - suggested wording "We need to have all providers..."</w:t>
      </w:r>
    </w:p>
  </w:comment>
  <w:comment w:initials="HC" w:author="Higgon, Carly" w:date="2025-02-10T15:56:00Z" w:id="10">
    <w:p w:rsidR="002937DE" w:rsidRDefault="002937DE" w14:paraId="0B2D960F" w14:textId="5CF48DAD">
      <w:pPr>
        <w:pStyle w:val="CommentText"/>
      </w:pPr>
      <w:r>
        <w:rPr>
          <w:rStyle w:val="CommentReference"/>
        </w:rPr>
        <w:annotationRef/>
      </w:r>
      <w:r w:rsidRPr="3014D499">
        <w:t xml:space="preserve">Providers may experience delays if they do not sign up prior to March 22nd, which could cause issues with receiving referrals, uploading reports or accessing disclosures.....  I think we can put some urgency in here...if they realize it will cause them problems.  </w:t>
      </w:r>
    </w:p>
  </w:comment>
  <w:comment w:initials="CD" w:author="Corkery, Douglas" w:date="2025-02-10T16:10:00Z" w:id="11">
    <w:p w:rsidR="002C1210" w:rsidRDefault="002C1210" w14:paraId="1EE56ABE" w14:textId="38AA2F3A">
      <w:pPr>
        <w:pStyle w:val="CommentText"/>
      </w:pPr>
      <w:r>
        <w:rPr>
          <w:rStyle w:val="CommentReference"/>
        </w:rPr>
        <w:annotationRef/>
      </w:r>
      <w:r w:rsidRPr="5D4E5ABA">
        <w:t>Yes - our teams perspective on this:</w:t>
      </w:r>
    </w:p>
    <w:p w:rsidR="002C1210" w:rsidRDefault="002C1210" w14:paraId="70D39295" w14:textId="5EFADFFA">
      <w:pPr>
        <w:pStyle w:val="CommentText"/>
      </w:pPr>
      <w:r w:rsidRPr="72DF3268">
        <w:rPr>
          <w:i/>
          <w:iCs/>
        </w:rPr>
        <w:t>the initial messaging should be very strong that it is in provider's best interest to get this updated before cutover, since Post cutover it can take a very long time to get this processed, so that it generates a sense of urgency now on their behalf.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2A656B" w15:done="1"/>
  <w15:commentEx w15:paraId="737B0586" w15:done="1"/>
  <w15:commentEx w15:paraId="1D31ECB2" w15:paraIdParent="737B0586" w15:done="1"/>
  <w15:commentEx w15:paraId="38D9A4E3" w15:paraIdParent="737B0586" w15:done="1"/>
  <w15:commentEx w15:paraId="56F86569" w15:paraIdParent="737B0586" w15:done="1"/>
  <w15:commentEx w15:paraId="61B674D1" w15:paraIdParent="737B0586" w15:done="1"/>
  <w15:commentEx w15:paraId="1F04D6F7" w15:done="1"/>
  <w15:commentEx w15:paraId="0B2D960F" w15:done="1"/>
  <w15:commentEx w15:paraId="70D39295" w15:paraIdParent="0B2D960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C9A829" w16cex:dateUtc="2025-02-10T23:47:00Z">
    <w16cex:extLst>
      <w16:ext w16:uri="{CE6994B0-6A32-4C9F-8C6B-6E91EDA988CE}">
        <cr:reactions xmlns:cr="http://schemas.microsoft.com/office/comments/2020/reactions">
          <cr:reaction reactionType="1">
            <cr:reactionInfo dateUtc="2025-02-11T01:01:33Z">
              <cr:user userId="S::KJ20498@worksafebc.com::11700496-a29e-41ac-afa7-97890315c0fd" userProvider="AD" userName="Joyes, Kieran"/>
            </cr:reactionInfo>
          </cr:reaction>
        </cr:reactions>
      </w16:ext>
    </w16cex:extLst>
  </w16cex:commentExtensible>
  <w16cex:commentExtensible w16cex:durableId="18E763F3" w16cex:dateUtc="2025-02-10T23:00:00Z"/>
  <w16cex:commentExtensible w16cex:durableId="58DD0D9D" w16cex:dateUtc="2025-02-10T23:31:00Z"/>
  <w16cex:commentExtensible w16cex:durableId="2D058AE4" w16cex:dateUtc="2025-02-10T23:44:00Z"/>
  <w16cex:commentExtensible w16cex:durableId="58BC2F86" w16cex:dateUtc="2025-02-10T23:54:00Z">
    <w16cex:extLst>
      <w16:ext w16:uri="{CE6994B0-6A32-4C9F-8C6B-6E91EDA988CE}">
        <cr:reactions xmlns:cr="http://schemas.microsoft.com/office/comments/2020/reactions">
          <cr:reaction reactionType="1">
            <cr:reactionInfo dateUtc="2025-02-11T00:08:59Z">
              <cr:user userId="S::dc58174@worksafebc.com::2ddd24fa-c76a-4eae-8c56-a730a103715f" userProvider="AD" userName="Corkery, Douglas"/>
            </cr:reactionInfo>
          </cr:reaction>
        </cr:reactions>
      </w16:ext>
    </w16cex:extLst>
  </w16cex:commentExtensible>
  <w16cex:commentExtensible w16cex:durableId="0AF1395E" w16cex:dateUtc="2025-02-11T00:00:00Z"/>
  <w16cex:commentExtensible w16cex:durableId="36D41028" w16cex:dateUtc="2025-02-10T23:55:00Z"/>
  <w16cex:commentExtensible w16cex:durableId="7741AE49" w16cex:dateUtc="2025-02-10T23:56:00Z">
    <w16cex:extLst>
      <w16:ext w16:uri="{CE6994B0-6A32-4C9F-8C6B-6E91EDA988CE}">
        <cr:reactions xmlns:cr="http://schemas.microsoft.com/office/comments/2020/reactions">
          <cr:reaction reactionType="1">
            <cr:reactionInfo dateUtc="2025-02-11T01:05:33Z">
              <cr:user userId="S::KJ20498@worksafebc.com::11700496-a29e-41ac-afa7-97890315c0fd" userProvider="AD" userName="Joyes, Kieran"/>
            </cr:reactionInfo>
          </cr:reaction>
        </cr:reactions>
      </w16:ext>
    </w16cex:extLst>
  </w16cex:commentExtensible>
  <w16cex:commentExtensible w16cex:durableId="70CE4F84" w16cex:dateUtc="2025-02-11T0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2A656B" w16cid:durableId="57C9A829"/>
  <w16cid:commentId w16cid:paraId="737B0586" w16cid:durableId="18E763F3"/>
  <w16cid:commentId w16cid:paraId="1D31ECB2" w16cid:durableId="58DD0D9D"/>
  <w16cid:commentId w16cid:paraId="38D9A4E3" w16cid:durableId="2D058AE4"/>
  <w16cid:commentId w16cid:paraId="56F86569" w16cid:durableId="58BC2F86"/>
  <w16cid:commentId w16cid:paraId="61B674D1" w16cid:durableId="0AF1395E"/>
  <w16cid:commentId w16cid:paraId="1F04D6F7" w16cid:durableId="36D41028"/>
  <w16cid:commentId w16cid:paraId="0B2D960F" w16cid:durableId="7741AE49"/>
  <w16cid:commentId w16cid:paraId="70D39295" w16cid:durableId="70CE4F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3CF4" w:rsidP="0060742E" w:rsidRDefault="00703CF4" w14:paraId="215650BB" w14:textId="77777777">
      <w:r>
        <w:separator/>
      </w:r>
    </w:p>
  </w:endnote>
  <w:endnote w:type="continuationSeparator" w:id="0">
    <w:p w:rsidR="00703CF4" w:rsidP="0060742E" w:rsidRDefault="00703CF4" w14:paraId="1B5205E3" w14:textId="77777777">
      <w:r>
        <w:continuationSeparator/>
      </w:r>
    </w:p>
  </w:endnote>
  <w:endnote w:type="continuationNotice" w:id="1">
    <w:p w:rsidR="00703CF4" w:rsidRDefault="00703CF4" w14:paraId="27D486E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05EB" w:rsidP="007505EB" w:rsidRDefault="00A900AB" w14:paraId="5F7ACE8B" w14:textId="21643A2E">
    <w:pPr>
      <w:pStyle w:val="Footer"/>
      <w:framePr w:wrap="around" w:hAnchor="margin" w:vAnchor="text" w:y="1"/>
      <w:rPr>
        <w:rStyle w:val="PageNumber"/>
      </w:rPr>
    </w:pPr>
    <w:r>
      <w:rPr>
        <w:rStyle w:val="PageNumber"/>
      </w:rPr>
      <w:fldChar w:fldCharType="begin"/>
    </w:r>
    <w:r w:rsidR="007505EB">
      <w:rPr>
        <w:rStyle w:val="PageNumber"/>
      </w:rPr>
      <w:instrText xml:space="preserve">PAGE  </w:instrText>
    </w:r>
    <w:r>
      <w:rPr>
        <w:rStyle w:val="PageNumber"/>
      </w:rPr>
      <w:fldChar w:fldCharType="separate"/>
    </w:r>
    <w:r w:rsidR="00DE5240">
      <w:rPr>
        <w:rStyle w:val="PageNumber"/>
        <w:noProof/>
      </w:rPr>
      <w:t>1</w:t>
    </w:r>
    <w:r>
      <w:rPr>
        <w:rStyle w:val="PageNumber"/>
      </w:rPr>
      <w:fldChar w:fldCharType="end"/>
    </w:r>
  </w:p>
  <w:p w:rsidR="007505EB" w:rsidP="00AC371A" w:rsidRDefault="007505EB" w14:paraId="055296FF" w14:textId="777777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26"/>
      <w:gridCol w:w="4225"/>
      <w:gridCol w:w="4226"/>
      <w:gridCol w:w="1823"/>
    </w:tblGrid>
    <w:tr w:rsidR="007505EB" w:rsidTr="006A7BF6" w14:paraId="3C44BB1B" w14:textId="77777777">
      <w:trPr>
        <w:trHeight w:val="454"/>
      </w:trPr>
      <w:tc>
        <w:tcPr>
          <w:tcW w:w="533" w:type="dxa"/>
        </w:tcPr>
        <w:p w:rsidRPr="00761A03" w:rsidR="007505EB" w:rsidP="00BD4917" w:rsidRDefault="007505EB" w14:paraId="1BF8F12D" w14:textId="77777777">
          <w:pPr>
            <w:pStyle w:val="Footer"/>
            <w:ind w:firstLine="360"/>
            <w:rPr>
              <w:vertAlign w:val="subscript"/>
            </w:rPr>
          </w:pPr>
        </w:p>
      </w:tc>
      <w:tc>
        <w:tcPr>
          <w:tcW w:w="4312" w:type="dxa"/>
        </w:tcPr>
        <w:p w:rsidR="007505EB" w:rsidP="00BD4917" w:rsidRDefault="007505EB" w14:paraId="384903C5" w14:textId="77777777">
          <w:pPr>
            <w:spacing w:before="120"/>
            <w:ind w:right="-113"/>
            <w:jc w:val="center"/>
            <w:rPr>
              <w:b/>
              <w:iCs/>
            </w:rPr>
          </w:pPr>
        </w:p>
      </w:tc>
      <w:tc>
        <w:tcPr>
          <w:tcW w:w="4313" w:type="dxa"/>
        </w:tcPr>
        <w:p w:rsidR="007505EB" w:rsidP="00BD4917" w:rsidRDefault="007505EB" w14:paraId="64226DC9" w14:textId="77777777">
          <w:pPr>
            <w:spacing w:before="120"/>
            <w:ind w:left="-35"/>
            <w:jc w:val="center"/>
            <w:rPr>
              <w:iCs/>
            </w:rPr>
          </w:pPr>
        </w:p>
      </w:tc>
      <w:tc>
        <w:tcPr>
          <w:tcW w:w="1858" w:type="dxa"/>
          <w:vAlign w:val="center"/>
        </w:tcPr>
        <w:p w:rsidRPr="008D2AC1" w:rsidR="007505EB" w:rsidP="00BD4917" w:rsidRDefault="007505EB" w14:paraId="17DAB454" w14:textId="77777777">
          <w:pPr>
            <w:pStyle w:val="Footer"/>
            <w:ind w:left="34"/>
            <w:jc w:val="right"/>
            <w:rPr>
              <w:noProof/>
              <w:vertAlign w:val="subscript"/>
            </w:rPr>
          </w:pPr>
        </w:p>
      </w:tc>
    </w:tr>
  </w:tbl>
  <w:p w:rsidRPr="004A2E6C" w:rsidR="007505EB" w:rsidP="00AC371A" w:rsidRDefault="007505EB" w14:paraId="33CAC450" w14:textId="77777777">
    <w:pPr>
      <w:pStyle w:val="Footer"/>
      <w:framePr w:wrap="around" w:hAnchor="page" w:vAnchor="text" w:x="641" w:y="116"/>
      <w:ind w:firstLine="360"/>
      <w:rPr>
        <w:rStyle w:val="PageNumber"/>
        <w:color w:val="000000" w:themeColor="text1"/>
      </w:rPr>
    </w:pPr>
  </w:p>
  <w:p w:rsidR="007505EB" w:rsidP="00AC371A" w:rsidRDefault="007505EB" w14:paraId="04DA122C" w14:textId="6AABD781">
    <w:pPr>
      <w:pStyle w:val="Footer"/>
      <w:framePr w:wrap="around" w:hAnchor="page" w:vAnchor="text" w:x="788" w:y="116"/>
      <w:rPr>
        <w:rStyle w:val="PageNumber"/>
      </w:rPr>
    </w:pPr>
  </w:p>
  <w:tbl>
    <w:tblPr>
      <w:tblStyle w:val="TableGrid"/>
      <w:tblW w:w="0" w:type="auto"/>
      <w:tblBorders>
        <w:top w:val="single" w:color="ED8B00" w:themeColor="accent1" w:sz="12" w:space="0"/>
        <w:left w:val="none" w:color="auto" w:sz="0" w:space="0"/>
        <w:bottom w:val="none" w:color="auto" w:sz="0" w:space="0"/>
        <w:right w:val="none" w:color="auto" w:sz="0" w:space="0"/>
        <w:insideH w:val="single" w:color="ED8B00" w:themeColor="accent1" w:sz="12" w:space="0"/>
        <w:insideV w:val="single" w:color="ED8B00" w:themeColor="accent1" w:sz="12" w:space="0"/>
      </w:tblBorders>
      <w:tblLook w:val="04A0" w:firstRow="1" w:lastRow="0" w:firstColumn="1" w:lastColumn="0" w:noHBand="0" w:noVBand="1"/>
    </w:tblPr>
    <w:tblGrid>
      <w:gridCol w:w="524"/>
      <w:gridCol w:w="5929"/>
      <w:gridCol w:w="2485"/>
      <w:gridCol w:w="1862"/>
    </w:tblGrid>
    <w:tr w:rsidR="005C7213" w:rsidTr="0BFD4817" w14:paraId="2919D89A" w14:textId="77777777">
      <w:trPr>
        <w:trHeight w:val="454"/>
      </w:trPr>
      <w:tc>
        <w:tcPr>
          <w:tcW w:w="524" w:type="dxa"/>
        </w:tcPr>
        <w:p w:rsidRPr="00761A03" w:rsidR="005C7213" w:rsidP="005C7213" w:rsidRDefault="005C7213" w14:paraId="1A4BAFB6" w14:textId="77777777">
          <w:pPr>
            <w:pStyle w:val="Footer"/>
            <w:ind w:firstLine="360"/>
            <w:rPr>
              <w:vertAlign w:val="subscript"/>
            </w:rPr>
          </w:pPr>
        </w:p>
      </w:tc>
      <w:tc>
        <w:tcPr>
          <w:tcW w:w="5929" w:type="dxa"/>
        </w:tcPr>
        <w:p w:rsidRPr="002034E1" w:rsidR="005C7213" w:rsidP="26F7FE88" w:rsidRDefault="009F3BFD" w14:paraId="64A09D9A" w14:textId="588AB23E">
          <w:pPr>
            <w:spacing w:before="100"/>
            <w:ind w:left="-108" w:right="-111"/>
            <w:jc w:val="center"/>
          </w:pPr>
          <w:r>
            <w:t>Provider BCeID Migration</w:t>
          </w:r>
          <w:r w:rsidR="00CF7B5C">
            <w:t xml:space="preserve"> – </w:t>
          </w:r>
          <w:r w:rsidR="00D351EB">
            <w:t>1</w:t>
          </w:r>
          <w:r w:rsidRPr="00D351EB" w:rsidR="00D351EB">
            <w:rPr>
              <w:vertAlign w:val="superscript"/>
            </w:rPr>
            <w:t>st</w:t>
          </w:r>
          <w:r w:rsidR="00D351EB">
            <w:t xml:space="preserve"> Advisory External Email</w:t>
          </w:r>
        </w:p>
      </w:tc>
      <w:tc>
        <w:tcPr>
          <w:tcW w:w="2485" w:type="dxa"/>
        </w:tcPr>
        <w:p w:rsidRPr="00457417" w:rsidR="005C7213" w:rsidP="005C7213" w:rsidRDefault="00D351EB" w14:paraId="00CAF78A" w14:textId="01AC59A9">
          <w:pPr>
            <w:spacing w:before="100"/>
            <w:ind w:left="-108" w:right="-111"/>
            <w:jc w:val="center"/>
          </w:pPr>
          <w:r>
            <w:t xml:space="preserve">February </w:t>
          </w:r>
          <w:r w:rsidR="0BFD4817">
            <w:t>202</w:t>
          </w:r>
          <w:r w:rsidR="009F3BFD">
            <w:t>5</w:t>
          </w:r>
        </w:p>
      </w:tc>
      <w:tc>
        <w:tcPr>
          <w:tcW w:w="1862" w:type="dxa"/>
          <w:vAlign w:val="center"/>
        </w:tcPr>
        <w:p w:rsidR="005C7213" w:rsidP="005C7213" w:rsidRDefault="005C7213" w14:paraId="05870D67" w14:textId="77777777">
          <w:pPr>
            <w:pStyle w:val="Footer"/>
            <w:ind w:left="34"/>
            <w:jc w:val="right"/>
          </w:pPr>
          <w:r>
            <w:rPr>
              <w:noProof/>
              <w:color w:val="2B579A"/>
              <w:shd w:val="clear" w:color="auto" w:fill="E6E6E6"/>
              <w:lang w:val="en-US"/>
            </w:rPr>
            <w:drawing>
              <wp:inline distT="0" distB="0" distL="0" distR="0" wp14:anchorId="5F97430C" wp14:editId="48F41FA1">
                <wp:extent cx="1023205" cy="253722"/>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afe-logo.png"/>
                        <pic:cNvPicPr/>
                      </pic:nvPicPr>
                      <pic:blipFill>
                        <a:blip r:embed="rId1">
                          <a:extLst>
                            <a:ext uri="{28A0092B-C50C-407E-A947-70E740481C1C}">
                              <a14:useLocalDpi xmlns:a14="http://schemas.microsoft.com/office/drawing/2010/main" val="0"/>
                            </a:ext>
                          </a:extLst>
                        </a:blip>
                        <a:stretch>
                          <a:fillRect/>
                        </a:stretch>
                      </pic:blipFill>
                      <pic:spPr>
                        <a:xfrm>
                          <a:off x="0" y="0"/>
                          <a:ext cx="1023205" cy="253722"/>
                        </a:xfrm>
                        <a:prstGeom prst="rect">
                          <a:avLst/>
                        </a:prstGeom>
                      </pic:spPr>
                    </pic:pic>
                  </a:graphicData>
                </a:graphic>
              </wp:inline>
            </w:drawing>
          </w:r>
        </w:p>
      </w:tc>
    </w:tr>
  </w:tbl>
  <w:p w:rsidRPr="00AC371A" w:rsidR="007505EB" w:rsidP="00CD24D9" w:rsidRDefault="007505EB" w14:paraId="2ED997CA" w14:textId="77777777">
    <w:pPr>
      <w:pStyle w:val="Footer"/>
      <w:rPr>
        <w:sz w:val="2"/>
        <w:szCs w:val="2"/>
        <w:vertAlign w:val="subscrip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0" w:type="auto"/>
      <w:tblBorders>
        <w:top w:val="single" w:color="ED8B00" w:themeColor="accent1" w:sz="12" w:space="0"/>
        <w:left w:val="none" w:color="auto" w:sz="0" w:space="0"/>
        <w:bottom w:val="none" w:color="auto" w:sz="0" w:space="0"/>
        <w:right w:val="none" w:color="auto" w:sz="0" w:space="0"/>
        <w:insideH w:val="single" w:color="ED8B00" w:themeColor="accent1" w:sz="12" w:space="0"/>
        <w:insideV w:val="single" w:color="ED8B00" w:themeColor="accent1" w:sz="12" w:space="0"/>
      </w:tblBorders>
      <w:tblLook w:val="04A0" w:firstRow="1" w:lastRow="0" w:firstColumn="1" w:lastColumn="0" w:noHBand="0" w:noVBand="1"/>
    </w:tblPr>
    <w:tblGrid>
      <w:gridCol w:w="524"/>
      <w:gridCol w:w="5930"/>
      <w:gridCol w:w="2485"/>
      <w:gridCol w:w="1861"/>
    </w:tblGrid>
    <w:tr w:rsidR="00216D80" w:rsidTr="001B5406" w14:paraId="357D1598" w14:textId="77777777">
      <w:trPr>
        <w:trHeight w:val="454"/>
      </w:trPr>
      <w:tc>
        <w:tcPr>
          <w:tcW w:w="534" w:type="dxa"/>
        </w:tcPr>
        <w:p w:rsidRPr="00761A03" w:rsidR="00216D80" w:rsidP="00216D80" w:rsidRDefault="00216D80" w14:paraId="5F6D8D77" w14:textId="77777777">
          <w:pPr>
            <w:pStyle w:val="Footer"/>
            <w:ind w:firstLine="360"/>
            <w:rPr>
              <w:vertAlign w:val="subscript"/>
            </w:rPr>
          </w:pPr>
        </w:p>
      </w:tc>
      <w:tc>
        <w:tcPr>
          <w:tcW w:w="6095" w:type="dxa"/>
        </w:tcPr>
        <w:p w:rsidRPr="002034E1" w:rsidR="00216D80" w:rsidP="00216D80" w:rsidRDefault="00216D80" w14:paraId="08D8EE98" w14:textId="72E0F6B6">
          <w:pPr>
            <w:spacing w:before="100"/>
            <w:ind w:left="-108" w:right="-111"/>
            <w:jc w:val="center"/>
            <w:rPr>
              <w:b/>
              <w:iCs/>
            </w:rPr>
          </w:pPr>
          <w:r>
            <w:rPr>
              <w:b/>
              <w:iCs/>
            </w:rPr>
            <w:t>Email: IT Security Training Module</w:t>
          </w:r>
        </w:p>
      </w:tc>
      <w:tc>
        <w:tcPr>
          <w:tcW w:w="2548" w:type="dxa"/>
        </w:tcPr>
        <w:p w:rsidRPr="00457417" w:rsidR="00216D80" w:rsidP="00216D80" w:rsidRDefault="00216D80" w14:paraId="0545E0F7" w14:textId="620D4DCB">
          <w:pPr>
            <w:spacing w:before="100"/>
            <w:ind w:left="-108" w:right="-111"/>
            <w:jc w:val="center"/>
          </w:pPr>
          <w:r>
            <w:t>Oct 21, 2022</w:t>
          </w:r>
        </w:p>
      </w:tc>
      <w:tc>
        <w:tcPr>
          <w:tcW w:w="1861" w:type="dxa"/>
          <w:vAlign w:val="center"/>
        </w:tcPr>
        <w:p w:rsidR="00216D80" w:rsidP="00216D80" w:rsidRDefault="00216D80" w14:paraId="64D4097E" w14:textId="77777777">
          <w:pPr>
            <w:pStyle w:val="Footer"/>
            <w:ind w:left="34"/>
            <w:jc w:val="right"/>
          </w:pPr>
          <w:r>
            <w:rPr>
              <w:noProof/>
              <w:color w:val="2B579A"/>
              <w:shd w:val="clear" w:color="auto" w:fill="E6E6E6"/>
              <w:lang w:val="en-US"/>
            </w:rPr>
            <w:drawing>
              <wp:inline distT="0" distB="0" distL="0" distR="0" wp14:anchorId="1AB23480" wp14:editId="4194C287">
                <wp:extent cx="1023205" cy="253722"/>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afe-logo.png"/>
                        <pic:cNvPicPr/>
                      </pic:nvPicPr>
                      <pic:blipFill>
                        <a:blip r:embed="rId1">
                          <a:extLst>
                            <a:ext uri="{28A0092B-C50C-407E-A947-70E740481C1C}">
                              <a14:useLocalDpi xmlns:a14="http://schemas.microsoft.com/office/drawing/2010/main" val="0"/>
                            </a:ext>
                          </a:extLst>
                        </a:blip>
                        <a:stretch>
                          <a:fillRect/>
                        </a:stretch>
                      </pic:blipFill>
                      <pic:spPr>
                        <a:xfrm>
                          <a:off x="0" y="0"/>
                          <a:ext cx="1023205" cy="253722"/>
                        </a:xfrm>
                        <a:prstGeom prst="rect">
                          <a:avLst/>
                        </a:prstGeom>
                      </pic:spPr>
                    </pic:pic>
                  </a:graphicData>
                </a:graphic>
              </wp:inline>
            </w:drawing>
          </w:r>
        </w:p>
      </w:tc>
    </w:tr>
  </w:tbl>
  <w:p w:rsidR="00216D80" w:rsidRDefault="00216D80" w14:paraId="17597F1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3CF4" w:rsidP="0060742E" w:rsidRDefault="00703CF4" w14:paraId="10F18CA6" w14:textId="77777777">
      <w:r>
        <w:separator/>
      </w:r>
    </w:p>
  </w:footnote>
  <w:footnote w:type="continuationSeparator" w:id="0">
    <w:p w:rsidR="00703CF4" w:rsidP="0060742E" w:rsidRDefault="00703CF4" w14:paraId="2263D4CB" w14:textId="77777777">
      <w:r>
        <w:continuationSeparator/>
      </w:r>
    </w:p>
  </w:footnote>
  <w:footnote w:type="continuationNotice" w:id="1">
    <w:p w:rsidR="00703CF4" w:rsidRDefault="00703CF4" w14:paraId="456957E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26F7FE88" w:rsidTr="26F7FE88" w14:paraId="1AE575CA" w14:textId="77777777">
      <w:trPr>
        <w:trHeight w:val="300"/>
      </w:trPr>
      <w:tc>
        <w:tcPr>
          <w:tcW w:w="3600" w:type="dxa"/>
        </w:tcPr>
        <w:p w:rsidR="26F7FE88" w:rsidP="26F7FE88" w:rsidRDefault="26F7FE88" w14:paraId="6F1D8D96" w14:textId="4E7F8C77">
          <w:pPr>
            <w:pStyle w:val="Header"/>
            <w:ind w:left="-115"/>
          </w:pPr>
        </w:p>
      </w:tc>
      <w:tc>
        <w:tcPr>
          <w:tcW w:w="3600" w:type="dxa"/>
        </w:tcPr>
        <w:p w:rsidR="26F7FE88" w:rsidP="26F7FE88" w:rsidRDefault="26F7FE88" w14:paraId="7DD16182" w14:textId="7D774FE4">
          <w:pPr>
            <w:pStyle w:val="Header"/>
            <w:jc w:val="center"/>
          </w:pPr>
        </w:p>
      </w:tc>
      <w:tc>
        <w:tcPr>
          <w:tcW w:w="3600" w:type="dxa"/>
        </w:tcPr>
        <w:p w:rsidR="26F7FE88" w:rsidP="26F7FE88" w:rsidRDefault="26F7FE88" w14:paraId="340E6694" w14:textId="25717624">
          <w:pPr>
            <w:pStyle w:val="Header"/>
            <w:ind w:right="-115"/>
            <w:jc w:val="right"/>
          </w:pPr>
        </w:p>
      </w:tc>
    </w:tr>
  </w:tbl>
  <w:p w:rsidR="26F7FE88" w:rsidP="26F7FE88" w:rsidRDefault="26F7FE88" w14:paraId="625670A8" w14:textId="27B881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C7213" w:rsidR="00216D80" w:rsidP="00216D80" w:rsidRDefault="00216D80" w14:paraId="5B93A421" w14:textId="5C69C74A">
    <w:pPr>
      <w:rPr>
        <w:spacing w:val="5"/>
        <w:kern w:val="28"/>
        <w:sz w:val="40"/>
        <w:szCs w:val="40"/>
      </w:rPr>
    </w:pPr>
    <w:r w:rsidRPr="005C7213">
      <w:rPr>
        <w:rStyle w:val="TitleChar"/>
        <w:sz w:val="40"/>
      </w:rPr>
      <w:softHyphen/>
    </w:r>
  </w:p>
  <w:p w:rsidR="00216D80" w:rsidRDefault="00216D80" w14:paraId="185EAB6B" w14:textId="7777777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C55"/>
    <w:multiLevelType w:val="hybridMultilevel"/>
    <w:tmpl w:val="504855F8"/>
    <w:lvl w:ilvl="0" w:tplc="A790CC02">
      <w:start w:val="1"/>
      <w:numFmt w:val="bullet"/>
      <w:lvlText w:val=""/>
      <w:lvlJc w:val="left"/>
      <w:pPr>
        <w:ind w:left="720" w:hanging="360"/>
      </w:pPr>
      <w:rPr>
        <w:rFonts w:hint="default" w:ascii="Symbol" w:hAnsi="Symbol"/>
      </w:rPr>
    </w:lvl>
    <w:lvl w:ilvl="1" w:tplc="E790357E">
      <w:start w:val="1"/>
      <w:numFmt w:val="bullet"/>
      <w:lvlText w:val="o"/>
      <w:lvlJc w:val="left"/>
      <w:pPr>
        <w:ind w:left="1440" w:hanging="360"/>
      </w:pPr>
      <w:rPr>
        <w:rFonts w:hint="default" w:ascii="Courier New" w:hAnsi="Courier New"/>
      </w:rPr>
    </w:lvl>
    <w:lvl w:ilvl="2" w:tplc="7C9033D6">
      <w:start w:val="1"/>
      <w:numFmt w:val="bullet"/>
      <w:lvlText w:val=""/>
      <w:lvlJc w:val="left"/>
      <w:pPr>
        <w:ind w:left="2160" w:hanging="360"/>
      </w:pPr>
      <w:rPr>
        <w:rFonts w:hint="default" w:ascii="Wingdings" w:hAnsi="Wingdings"/>
      </w:rPr>
    </w:lvl>
    <w:lvl w:ilvl="3" w:tplc="01D6AF7C">
      <w:start w:val="1"/>
      <w:numFmt w:val="bullet"/>
      <w:lvlText w:val=""/>
      <w:lvlJc w:val="left"/>
      <w:pPr>
        <w:ind w:left="2880" w:hanging="360"/>
      </w:pPr>
      <w:rPr>
        <w:rFonts w:hint="default" w:ascii="Symbol" w:hAnsi="Symbol"/>
      </w:rPr>
    </w:lvl>
    <w:lvl w:ilvl="4" w:tplc="AEDA59CA">
      <w:start w:val="1"/>
      <w:numFmt w:val="bullet"/>
      <w:lvlText w:val="o"/>
      <w:lvlJc w:val="left"/>
      <w:pPr>
        <w:ind w:left="3600" w:hanging="360"/>
      </w:pPr>
      <w:rPr>
        <w:rFonts w:hint="default" w:ascii="Courier New" w:hAnsi="Courier New"/>
      </w:rPr>
    </w:lvl>
    <w:lvl w:ilvl="5" w:tplc="00D64DE8">
      <w:start w:val="1"/>
      <w:numFmt w:val="bullet"/>
      <w:lvlText w:val=""/>
      <w:lvlJc w:val="left"/>
      <w:pPr>
        <w:ind w:left="4320" w:hanging="360"/>
      </w:pPr>
      <w:rPr>
        <w:rFonts w:hint="default" w:ascii="Wingdings" w:hAnsi="Wingdings"/>
      </w:rPr>
    </w:lvl>
    <w:lvl w:ilvl="6" w:tplc="1354EED2">
      <w:start w:val="1"/>
      <w:numFmt w:val="bullet"/>
      <w:lvlText w:val=""/>
      <w:lvlJc w:val="left"/>
      <w:pPr>
        <w:ind w:left="5040" w:hanging="360"/>
      </w:pPr>
      <w:rPr>
        <w:rFonts w:hint="default" w:ascii="Symbol" w:hAnsi="Symbol"/>
      </w:rPr>
    </w:lvl>
    <w:lvl w:ilvl="7" w:tplc="9F983818">
      <w:start w:val="1"/>
      <w:numFmt w:val="bullet"/>
      <w:lvlText w:val="o"/>
      <w:lvlJc w:val="left"/>
      <w:pPr>
        <w:ind w:left="5760" w:hanging="360"/>
      </w:pPr>
      <w:rPr>
        <w:rFonts w:hint="default" w:ascii="Courier New" w:hAnsi="Courier New"/>
      </w:rPr>
    </w:lvl>
    <w:lvl w:ilvl="8" w:tplc="5972FF9E">
      <w:start w:val="1"/>
      <w:numFmt w:val="bullet"/>
      <w:lvlText w:val=""/>
      <w:lvlJc w:val="left"/>
      <w:pPr>
        <w:ind w:left="6480" w:hanging="360"/>
      </w:pPr>
      <w:rPr>
        <w:rFonts w:hint="default" w:ascii="Wingdings" w:hAnsi="Wingdings"/>
      </w:rPr>
    </w:lvl>
  </w:abstractNum>
  <w:abstractNum w:abstractNumId="1" w15:restartNumberingAfterBreak="0">
    <w:nsid w:val="00E108D6"/>
    <w:multiLevelType w:val="hybridMultilevel"/>
    <w:tmpl w:val="08FE40F8"/>
    <w:lvl w:ilvl="0" w:tplc="97507D40">
      <w:start w:val="1"/>
      <w:numFmt w:val="bullet"/>
      <w:lvlText w:val=""/>
      <w:lvlJc w:val="left"/>
      <w:pPr>
        <w:ind w:left="720" w:hanging="360"/>
      </w:pPr>
      <w:rPr>
        <w:rFonts w:hint="default" w:ascii="Symbol" w:hAnsi="Symbol"/>
        <w:color w:val="auto"/>
        <w:sz w:val="20"/>
      </w:rPr>
    </w:lvl>
    <w:lvl w:ilvl="1" w:tplc="BFE65498">
      <w:start w:val="1"/>
      <w:numFmt w:val="bullet"/>
      <w:lvlText w:val="o"/>
      <w:lvlJc w:val="left"/>
      <w:pPr>
        <w:ind w:left="1440" w:hanging="360"/>
      </w:pPr>
      <w:rPr>
        <w:rFonts w:hint="default" w:ascii="Courier New" w:hAnsi="Courier New"/>
      </w:rPr>
    </w:lvl>
    <w:lvl w:ilvl="2" w:tplc="D6A052FE">
      <w:start w:val="1"/>
      <w:numFmt w:val="bullet"/>
      <w:lvlText w:val=""/>
      <w:lvlJc w:val="left"/>
      <w:pPr>
        <w:ind w:left="2160" w:hanging="360"/>
      </w:pPr>
      <w:rPr>
        <w:rFonts w:hint="default" w:ascii="Wingdings" w:hAnsi="Wingdings"/>
      </w:rPr>
    </w:lvl>
    <w:lvl w:ilvl="3" w:tplc="6CAC9A5C">
      <w:start w:val="1"/>
      <w:numFmt w:val="bullet"/>
      <w:lvlText w:val=""/>
      <w:lvlJc w:val="left"/>
      <w:pPr>
        <w:ind w:left="2880" w:hanging="360"/>
      </w:pPr>
      <w:rPr>
        <w:rFonts w:hint="default" w:ascii="Symbol" w:hAnsi="Symbol"/>
      </w:rPr>
    </w:lvl>
    <w:lvl w:ilvl="4" w:tplc="3E98DD48">
      <w:start w:val="1"/>
      <w:numFmt w:val="bullet"/>
      <w:lvlText w:val="o"/>
      <w:lvlJc w:val="left"/>
      <w:pPr>
        <w:ind w:left="3600" w:hanging="360"/>
      </w:pPr>
      <w:rPr>
        <w:rFonts w:hint="default" w:ascii="Courier New" w:hAnsi="Courier New"/>
      </w:rPr>
    </w:lvl>
    <w:lvl w:ilvl="5" w:tplc="8DF0BB30">
      <w:start w:val="1"/>
      <w:numFmt w:val="bullet"/>
      <w:lvlText w:val=""/>
      <w:lvlJc w:val="left"/>
      <w:pPr>
        <w:ind w:left="4320" w:hanging="360"/>
      </w:pPr>
      <w:rPr>
        <w:rFonts w:hint="default" w:ascii="Wingdings" w:hAnsi="Wingdings"/>
      </w:rPr>
    </w:lvl>
    <w:lvl w:ilvl="6" w:tplc="C7F46B88">
      <w:start w:val="1"/>
      <w:numFmt w:val="bullet"/>
      <w:lvlText w:val=""/>
      <w:lvlJc w:val="left"/>
      <w:pPr>
        <w:ind w:left="5040" w:hanging="360"/>
      </w:pPr>
      <w:rPr>
        <w:rFonts w:hint="default" w:ascii="Symbol" w:hAnsi="Symbol"/>
      </w:rPr>
    </w:lvl>
    <w:lvl w:ilvl="7" w:tplc="989060F8">
      <w:start w:val="1"/>
      <w:numFmt w:val="bullet"/>
      <w:lvlText w:val="o"/>
      <w:lvlJc w:val="left"/>
      <w:pPr>
        <w:ind w:left="5760" w:hanging="360"/>
      </w:pPr>
      <w:rPr>
        <w:rFonts w:hint="default" w:ascii="Courier New" w:hAnsi="Courier New"/>
      </w:rPr>
    </w:lvl>
    <w:lvl w:ilvl="8" w:tplc="7984213E">
      <w:start w:val="1"/>
      <w:numFmt w:val="bullet"/>
      <w:lvlText w:val=""/>
      <w:lvlJc w:val="left"/>
      <w:pPr>
        <w:ind w:left="6480" w:hanging="360"/>
      </w:pPr>
      <w:rPr>
        <w:rFonts w:hint="default" w:ascii="Wingdings" w:hAnsi="Wingdings"/>
      </w:rPr>
    </w:lvl>
  </w:abstractNum>
  <w:abstractNum w:abstractNumId="2" w15:restartNumberingAfterBreak="0">
    <w:nsid w:val="02C1EDCA"/>
    <w:multiLevelType w:val="hybridMultilevel"/>
    <w:tmpl w:val="FB128042"/>
    <w:lvl w:ilvl="0" w:tplc="EF702938">
      <w:start w:val="1"/>
      <w:numFmt w:val="bullet"/>
      <w:lvlText w:val=""/>
      <w:lvlJc w:val="left"/>
      <w:pPr>
        <w:ind w:left="720" w:hanging="360"/>
      </w:pPr>
      <w:rPr>
        <w:rFonts w:hint="default" w:ascii="Symbol" w:hAnsi="Symbol"/>
      </w:rPr>
    </w:lvl>
    <w:lvl w:ilvl="1" w:tplc="8C9492A0">
      <w:start w:val="1"/>
      <w:numFmt w:val="bullet"/>
      <w:lvlText w:val="o"/>
      <w:lvlJc w:val="left"/>
      <w:pPr>
        <w:ind w:left="1440" w:hanging="360"/>
      </w:pPr>
      <w:rPr>
        <w:rFonts w:hint="default" w:ascii="Courier New" w:hAnsi="Courier New"/>
      </w:rPr>
    </w:lvl>
    <w:lvl w:ilvl="2" w:tplc="7BAA9C06">
      <w:start w:val="1"/>
      <w:numFmt w:val="bullet"/>
      <w:lvlText w:val=""/>
      <w:lvlJc w:val="left"/>
      <w:pPr>
        <w:ind w:left="2160" w:hanging="360"/>
      </w:pPr>
      <w:rPr>
        <w:rFonts w:hint="default" w:ascii="Wingdings" w:hAnsi="Wingdings"/>
      </w:rPr>
    </w:lvl>
    <w:lvl w:ilvl="3" w:tplc="3F32E3A0">
      <w:start w:val="1"/>
      <w:numFmt w:val="bullet"/>
      <w:lvlText w:val=""/>
      <w:lvlJc w:val="left"/>
      <w:pPr>
        <w:ind w:left="2880" w:hanging="360"/>
      </w:pPr>
      <w:rPr>
        <w:rFonts w:hint="default" w:ascii="Symbol" w:hAnsi="Symbol"/>
      </w:rPr>
    </w:lvl>
    <w:lvl w:ilvl="4" w:tplc="1BDC357A">
      <w:start w:val="1"/>
      <w:numFmt w:val="bullet"/>
      <w:lvlText w:val="o"/>
      <w:lvlJc w:val="left"/>
      <w:pPr>
        <w:ind w:left="3600" w:hanging="360"/>
      </w:pPr>
      <w:rPr>
        <w:rFonts w:hint="default" w:ascii="Courier New" w:hAnsi="Courier New"/>
      </w:rPr>
    </w:lvl>
    <w:lvl w:ilvl="5" w:tplc="F5D0DD2E">
      <w:start w:val="1"/>
      <w:numFmt w:val="bullet"/>
      <w:lvlText w:val=""/>
      <w:lvlJc w:val="left"/>
      <w:pPr>
        <w:ind w:left="4320" w:hanging="360"/>
      </w:pPr>
      <w:rPr>
        <w:rFonts w:hint="default" w:ascii="Wingdings" w:hAnsi="Wingdings"/>
      </w:rPr>
    </w:lvl>
    <w:lvl w:ilvl="6" w:tplc="CB8E9A56">
      <w:start w:val="1"/>
      <w:numFmt w:val="bullet"/>
      <w:lvlText w:val=""/>
      <w:lvlJc w:val="left"/>
      <w:pPr>
        <w:ind w:left="5040" w:hanging="360"/>
      </w:pPr>
      <w:rPr>
        <w:rFonts w:hint="default" w:ascii="Symbol" w:hAnsi="Symbol"/>
      </w:rPr>
    </w:lvl>
    <w:lvl w:ilvl="7" w:tplc="7F882D10">
      <w:start w:val="1"/>
      <w:numFmt w:val="bullet"/>
      <w:lvlText w:val="o"/>
      <w:lvlJc w:val="left"/>
      <w:pPr>
        <w:ind w:left="5760" w:hanging="360"/>
      </w:pPr>
      <w:rPr>
        <w:rFonts w:hint="default" w:ascii="Courier New" w:hAnsi="Courier New"/>
      </w:rPr>
    </w:lvl>
    <w:lvl w:ilvl="8" w:tplc="276E267C">
      <w:start w:val="1"/>
      <w:numFmt w:val="bullet"/>
      <w:lvlText w:val=""/>
      <w:lvlJc w:val="left"/>
      <w:pPr>
        <w:ind w:left="6480" w:hanging="360"/>
      </w:pPr>
      <w:rPr>
        <w:rFonts w:hint="default" w:ascii="Wingdings" w:hAnsi="Wingdings"/>
      </w:rPr>
    </w:lvl>
  </w:abstractNum>
  <w:abstractNum w:abstractNumId="3" w15:restartNumberingAfterBreak="0">
    <w:nsid w:val="03267A16"/>
    <w:multiLevelType w:val="multilevel"/>
    <w:tmpl w:val="E2A8C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327042C"/>
    <w:multiLevelType w:val="hybridMultilevel"/>
    <w:tmpl w:val="D4601FEA"/>
    <w:lvl w:ilvl="0" w:tplc="B8063934">
      <w:start w:val="1"/>
      <w:numFmt w:val="bullet"/>
      <w:lvlText w:val=""/>
      <w:lvlJc w:val="left"/>
      <w:pPr>
        <w:ind w:left="720" w:hanging="360"/>
      </w:pPr>
      <w:rPr>
        <w:rFonts w:hint="default" w:ascii="Symbol" w:hAnsi="Symbol"/>
      </w:rPr>
    </w:lvl>
    <w:lvl w:ilvl="1" w:tplc="03B23D98">
      <w:start w:val="1"/>
      <w:numFmt w:val="bullet"/>
      <w:lvlText w:val="o"/>
      <w:lvlJc w:val="left"/>
      <w:pPr>
        <w:ind w:left="1440" w:hanging="360"/>
      </w:pPr>
      <w:rPr>
        <w:rFonts w:hint="default" w:ascii="Courier New" w:hAnsi="Courier New"/>
      </w:rPr>
    </w:lvl>
    <w:lvl w:ilvl="2" w:tplc="5CFCA264">
      <w:start w:val="1"/>
      <w:numFmt w:val="bullet"/>
      <w:lvlText w:val=""/>
      <w:lvlJc w:val="left"/>
      <w:pPr>
        <w:ind w:left="2160" w:hanging="360"/>
      </w:pPr>
      <w:rPr>
        <w:rFonts w:hint="default" w:ascii="Wingdings" w:hAnsi="Wingdings"/>
      </w:rPr>
    </w:lvl>
    <w:lvl w:ilvl="3" w:tplc="3FFC1376">
      <w:start w:val="1"/>
      <w:numFmt w:val="bullet"/>
      <w:lvlText w:val=""/>
      <w:lvlJc w:val="left"/>
      <w:pPr>
        <w:ind w:left="2880" w:hanging="360"/>
      </w:pPr>
      <w:rPr>
        <w:rFonts w:hint="default" w:ascii="Symbol" w:hAnsi="Symbol"/>
      </w:rPr>
    </w:lvl>
    <w:lvl w:ilvl="4" w:tplc="F522D410">
      <w:start w:val="1"/>
      <w:numFmt w:val="bullet"/>
      <w:lvlText w:val="o"/>
      <w:lvlJc w:val="left"/>
      <w:pPr>
        <w:ind w:left="3600" w:hanging="360"/>
      </w:pPr>
      <w:rPr>
        <w:rFonts w:hint="default" w:ascii="Courier New" w:hAnsi="Courier New"/>
      </w:rPr>
    </w:lvl>
    <w:lvl w:ilvl="5" w:tplc="F5181E9E">
      <w:start w:val="1"/>
      <w:numFmt w:val="bullet"/>
      <w:lvlText w:val=""/>
      <w:lvlJc w:val="left"/>
      <w:pPr>
        <w:ind w:left="4320" w:hanging="360"/>
      </w:pPr>
      <w:rPr>
        <w:rFonts w:hint="default" w:ascii="Wingdings" w:hAnsi="Wingdings"/>
      </w:rPr>
    </w:lvl>
    <w:lvl w:ilvl="6" w:tplc="07E43482">
      <w:start w:val="1"/>
      <w:numFmt w:val="bullet"/>
      <w:lvlText w:val=""/>
      <w:lvlJc w:val="left"/>
      <w:pPr>
        <w:ind w:left="5040" w:hanging="360"/>
      </w:pPr>
      <w:rPr>
        <w:rFonts w:hint="default" w:ascii="Symbol" w:hAnsi="Symbol"/>
      </w:rPr>
    </w:lvl>
    <w:lvl w:ilvl="7" w:tplc="EFF66912">
      <w:start w:val="1"/>
      <w:numFmt w:val="bullet"/>
      <w:lvlText w:val="o"/>
      <w:lvlJc w:val="left"/>
      <w:pPr>
        <w:ind w:left="5760" w:hanging="360"/>
      </w:pPr>
      <w:rPr>
        <w:rFonts w:hint="default" w:ascii="Courier New" w:hAnsi="Courier New"/>
      </w:rPr>
    </w:lvl>
    <w:lvl w:ilvl="8" w:tplc="661C9F3C">
      <w:start w:val="1"/>
      <w:numFmt w:val="bullet"/>
      <w:lvlText w:val=""/>
      <w:lvlJc w:val="left"/>
      <w:pPr>
        <w:ind w:left="6480" w:hanging="360"/>
      </w:pPr>
      <w:rPr>
        <w:rFonts w:hint="default" w:ascii="Wingdings" w:hAnsi="Wingdings"/>
      </w:rPr>
    </w:lvl>
  </w:abstractNum>
  <w:abstractNum w:abstractNumId="5" w15:restartNumberingAfterBreak="0">
    <w:nsid w:val="0785589F"/>
    <w:multiLevelType w:val="multilevel"/>
    <w:tmpl w:val="99E6A0C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 w15:restartNumberingAfterBreak="0">
    <w:nsid w:val="08EA2BC6"/>
    <w:multiLevelType w:val="multilevel"/>
    <w:tmpl w:val="F5401E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A9AE237"/>
    <w:multiLevelType w:val="hybridMultilevel"/>
    <w:tmpl w:val="29B683E6"/>
    <w:lvl w:ilvl="0" w:tplc="757CA7E8">
      <w:start w:val="1"/>
      <w:numFmt w:val="bullet"/>
      <w:lvlText w:val=""/>
      <w:lvlJc w:val="left"/>
      <w:pPr>
        <w:ind w:left="720" w:hanging="360"/>
      </w:pPr>
      <w:rPr>
        <w:rFonts w:hint="default" w:ascii="Symbol" w:hAnsi="Symbol"/>
      </w:rPr>
    </w:lvl>
    <w:lvl w:ilvl="1" w:tplc="1E70F41A">
      <w:start w:val="1"/>
      <w:numFmt w:val="bullet"/>
      <w:lvlText w:val="o"/>
      <w:lvlJc w:val="left"/>
      <w:pPr>
        <w:ind w:left="1440" w:hanging="360"/>
      </w:pPr>
      <w:rPr>
        <w:rFonts w:hint="default" w:ascii="Courier New" w:hAnsi="Courier New"/>
      </w:rPr>
    </w:lvl>
    <w:lvl w:ilvl="2" w:tplc="1D36F7B2">
      <w:start w:val="1"/>
      <w:numFmt w:val="bullet"/>
      <w:lvlText w:val=""/>
      <w:lvlJc w:val="left"/>
      <w:pPr>
        <w:ind w:left="2160" w:hanging="360"/>
      </w:pPr>
      <w:rPr>
        <w:rFonts w:hint="default" w:ascii="Wingdings" w:hAnsi="Wingdings"/>
      </w:rPr>
    </w:lvl>
    <w:lvl w:ilvl="3" w:tplc="308E0B30">
      <w:start w:val="1"/>
      <w:numFmt w:val="bullet"/>
      <w:lvlText w:val=""/>
      <w:lvlJc w:val="left"/>
      <w:pPr>
        <w:ind w:left="2880" w:hanging="360"/>
      </w:pPr>
      <w:rPr>
        <w:rFonts w:hint="default" w:ascii="Symbol" w:hAnsi="Symbol"/>
      </w:rPr>
    </w:lvl>
    <w:lvl w:ilvl="4" w:tplc="814CA8C4">
      <w:start w:val="1"/>
      <w:numFmt w:val="bullet"/>
      <w:lvlText w:val="o"/>
      <w:lvlJc w:val="left"/>
      <w:pPr>
        <w:ind w:left="3600" w:hanging="360"/>
      </w:pPr>
      <w:rPr>
        <w:rFonts w:hint="default" w:ascii="Courier New" w:hAnsi="Courier New"/>
      </w:rPr>
    </w:lvl>
    <w:lvl w:ilvl="5" w:tplc="165ABF34">
      <w:start w:val="1"/>
      <w:numFmt w:val="bullet"/>
      <w:lvlText w:val=""/>
      <w:lvlJc w:val="left"/>
      <w:pPr>
        <w:ind w:left="4320" w:hanging="360"/>
      </w:pPr>
      <w:rPr>
        <w:rFonts w:hint="default" w:ascii="Wingdings" w:hAnsi="Wingdings"/>
      </w:rPr>
    </w:lvl>
    <w:lvl w:ilvl="6" w:tplc="B7C81C42">
      <w:start w:val="1"/>
      <w:numFmt w:val="bullet"/>
      <w:lvlText w:val=""/>
      <w:lvlJc w:val="left"/>
      <w:pPr>
        <w:ind w:left="5040" w:hanging="360"/>
      </w:pPr>
      <w:rPr>
        <w:rFonts w:hint="default" w:ascii="Symbol" w:hAnsi="Symbol"/>
      </w:rPr>
    </w:lvl>
    <w:lvl w:ilvl="7" w:tplc="883AAA42">
      <w:start w:val="1"/>
      <w:numFmt w:val="bullet"/>
      <w:lvlText w:val="o"/>
      <w:lvlJc w:val="left"/>
      <w:pPr>
        <w:ind w:left="5760" w:hanging="360"/>
      </w:pPr>
      <w:rPr>
        <w:rFonts w:hint="default" w:ascii="Courier New" w:hAnsi="Courier New"/>
      </w:rPr>
    </w:lvl>
    <w:lvl w:ilvl="8" w:tplc="4A46CF68">
      <w:start w:val="1"/>
      <w:numFmt w:val="bullet"/>
      <w:lvlText w:val=""/>
      <w:lvlJc w:val="left"/>
      <w:pPr>
        <w:ind w:left="6480" w:hanging="360"/>
      </w:pPr>
      <w:rPr>
        <w:rFonts w:hint="default" w:ascii="Wingdings" w:hAnsi="Wingdings"/>
      </w:rPr>
    </w:lvl>
  </w:abstractNum>
  <w:abstractNum w:abstractNumId="8" w15:restartNumberingAfterBreak="0">
    <w:nsid w:val="0ABAA954"/>
    <w:multiLevelType w:val="multilevel"/>
    <w:tmpl w:val="2AE615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0E8D770A"/>
    <w:multiLevelType w:val="hybridMultilevel"/>
    <w:tmpl w:val="3DE0315A"/>
    <w:lvl w:ilvl="0" w:tplc="CCD2445E">
      <w:start w:val="1"/>
      <w:numFmt w:val="bullet"/>
      <w:lvlText w:val=""/>
      <w:lvlJc w:val="left"/>
      <w:pPr>
        <w:ind w:left="720" w:hanging="360"/>
      </w:pPr>
      <w:rPr>
        <w:rFonts w:hint="default" w:ascii="Symbol" w:hAnsi="Symbol"/>
      </w:rPr>
    </w:lvl>
    <w:lvl w:ilvl="1" w:tplc="3C2CBAB0">
      <w:start w:val="1"/>
      <w:numFmt w:val="bullet"/>
      <w:lvlText w:val="o"/>
      <w:lvlJc w:val="left"/>
      <w:pPr>
        <w:ind w:left="1440" w:hanging="360"/>
      </w:pPr>
      <w:rPr>
        <w:rFonts w:hint="default" w:ascii="Courier New" w:hAnsi="Courier New"/>
      </w:rPr>
    </w:lvl>
    <w:lvl w:ilvl="2" w:tplc="6138073E">
      <w:start w:val="1"/>
      <w:numFmt w:val="bullet"/>
      <w:lvlText w:val=""/>
      <w:lvlJc w:val="left"/>
      <w:pPr>
        <w:ind w:left="2160" w:hanging="360"/>
      </w:pPr>
      <w:rPr>
        <w:rFonts w:hint="default" w:ascii="Wingdings" w:hAnsi="Wingdings"/>
      </w:rPr>
    </w:lvl>
    <w:lvl w:ilvl="3" w:tplc="56A44D90">
      <w:start w:val="1"/>
      <w:numFmt w:val="bullet"/>
      <w:lvlText w:val=""/>
      <w:lvlJc w:val="left"/>
      <w:pPr>
        <w:ind w:left="2880" w:hanging="360"/>
      </w:pPr>
      <w:rPr>
        <w:rFonts w:hint="default" w:ascii="Symbol" w:hAnsi="Symbol"/>
      </w:rPr>
    </w:lvl>
    <w:lvl w:ilvl="4" w:tplc="FF88B5D0">
      <w:start w:val="1"/>
      <w:numFmt w:val="bullet"/>
      <w:lvlText w:val="o"/>
      <w:lvlJc w:val="left"/>
      <w:pPr>
        <w:ind w:left="3600" w:hanging="360"/>
      </w:pPr>
      <w:rPr>
        <w:rFonts w:hint="default" w:ascii="Courier New" w:hAnsi="Courier New"/>
      </w:rPr>
    </w:lvl>
    <w:lvl w:ilvl="5" w:tplc="606C8F5E">
      <w:start w:val="1"/>
      <w:numFmt w:val="bullet"/>
      <w:lvlText w:val=""/>
      <w:lvlJc w:val="left"/>
      <w:pPr>
        <w:ind w:left="4320" w:hanging="360"/>
      </w:pPr>
      <w:rPr>
        <w:rFonts w:hint="default" w:ascii="Wingdings" w:hAnsi="Wingdings"/>
      </w:rPr>
    </w:lvl>
    <w:lvl w:ilvl="6" w:tplc="8878EAF0">
      <w:start w:val="1"/>
      <w:numFmt w:val="bullet"/>
      <w:lvlText w:val=""/>
      <w:lvlJc w:val="left"/>
      <w:pPr>
        <w:ind w:left="5040" w:hanging="360"/>
      </w:pPr>
      <w:rPr>
        <w:rFonts w:hint="default" w:ascii="Symbol" w:hAnsi="Symbol"/>
      </w:rPr>
    </w:lvl>
    <w:lvl w:ilvl="7" w:tplc="A2E80ED0">
      <w:start w:val="1"/>
      <w:numFmt w:val="bullet"/>
      <w:lvlText w:val="o"/>
      <w:lvlJc w:val="left"/>
      <w:pPr>
        <w:ind w:left="5760" w:hanging="360"/>
      </w:pPr>
      <w:rPr>
        <w:rFonts w:hint="default" w:ascii="Courier New" w:hAnsi="Courier New"/>
      </w:rPr>
    </w:lvl>
    <w:lvl w:ilvl="8" w:tplc="B492F006">
      <w:start w:val="1"/>
      <w:numFmt w:val="bullet"/>
      <w:lvlText w:val=""/>
      <w:lvlJc w:val="left"/>
      <w:pPr>
        <w:ind w:left="6480" w:hanging="360"/>
      </w:pPr>
      <w:rPr>
        <w:rFonts w:hint="default" w:ascii="Wingdings" w:hAnsi="Wingdings"/>
      </w:rPr>
    </w:lvl>
  </w:abstractNum>
  <w:abstractNum w:abstractNumId="10" w15:restartNumberingAfterBreak="0">
    <w:nsid w:val="10A1E02C"/>
    <w:multiLevelType w:val="hybridMultilevel"/>
    <w:tmpl w:val="D34EFE2C"/>
    <w:lvl w:ilvl="0" w:tplc="A810EA9C">
      <w:start w:val="1"/>
      <w:numFmt w:val="bullet"/>
      <w:lvlText w:val=""/>
      <w:lvlJc w:val="left"/>
      <w:pPr>
        <w:ind w:left="720" w:hanging="360"/>
      </w:pPr>
      <w:rPr>
        <w:rFonts w:hint="default" w:ascii="Symbol" w:hAnsi="Symbol"/>
      </w:rPr>
    </w:lvl>
    <w:lvl w:ilvl="1" w:tplc="FE0CAC6A">
      <w:start w:val="1"/>
      <w:numFmt w:val="bullet"/>
      <w:lvlText w:val="o"/>
      <w:lvlJc w:val="left"/>
      <w:pPr>
        <w:ind w:left="1440" w:hanging="360"/>
      </w:pPr>
      <w:rPr>
        <w:rFonts w:hint="default" w:ascii="Courier New" w:hAnsi="Courier New"/>
      </w:rPr>
    </w:lvl>
    <w:lvl w:ilvl="2" w:tplc="00FAE99E">
      <w:start w:val="1"/>
      <w:numFmt w:val="bullet"/>
      <w:lvlText w:val=""/>
      <w:lvlJc w:val="left"/>
      <w:pPr>
        <w:ind w:left="2160" w:hanging="360"/>
      </w:pPr>
      <w:rPr>
        <w:rFonts w:hint="default" w:ascii="Wingdings" w:hAnsi="Wingdings"/>
      </w:rPr>
    </w:lvl>
    <w:lvl w:ilvl="3" w:tplc="F8FCA73A">
      <w:start w:val="1"/>
      <w:numFmt w:val="bullet"/>
      <w:lvlText w:val=""/>
      <w:lvlJc w:val="left"/>
      <w:pPr>
        <w:ind w:left="2880" w:hanging="360"/>
      </w:pPr>
      <w:rPr>
        <w:rFonts w:hint="default" w:ascii="Symbol" w:hAnsi="Symbol"/>
      </w:rPr>
    </w:lvl>
    <w:lvl w:ilvl="4" w:tplc="C504B21A">
      <w:start w:val="1"/>
      <w:numFmt w:val="bullet"/>
      <w:lvlText w:val="o"/>
      <w:lvlJc w:val="left"/>
      <w:pPr>
        <w:ind w:left="3600" w:hanging="360"/>
      </w:pPr>
      <w:rPr>
        <w:rFonts w:hint="default" w:ascii="Courier New" w:hAnsi="Courier New"/>
      </w:rPr>
    </w:lvl>
    <w:lvl w:ilvl="5" w:tplc="12548274">
      <w:start w:val="1"/>
      <w:numFmt w:val="bullet"/>
      <w:lvlText w:val=""/>
      <w:lvlJc w:val="left"/>
      <w:pPr>
        <w:ind w:left="4320" w:hanging="360"/>
      </w:pPr>
      <w:rPr>
        <w:rFonts w:hint="default" w:ascii="Wingdings" w:hAnsi="Wingdings"/>
      </w:rPr>
    </w:lvl>
    <w:lvl w:ilvl="6" w:tplc="35906700">
      <w:start w:val="1"/>
      <w:numFmt w:val="bullet"/>
      <w:lvlText w:val=""/>
      <w:lvlJc w:val="left"/>
      <w:pPr>
        <w:ind w:left="5040" w:hanging="360"/>
      </w:pPr>
      <w:rPr>
        <w:rFonts w:hint="default" w:ascii="Symbol" w:hAnsi="Symbol"/>
      </w:rPr>
    </w:lvl>
    <w:lvl w:ilvl="7" w:tplc="C578154A">
      <w:start w:val="1"/>
      <w:numFmt w:val="bullet"/>
      <w:lvlText w:val="o"/>
      <w:lvlJc w:val="left"/>
      <w:pPr>
        <w:ind w:left="5760" w:hanging="360"/>
      </w:pPr>
      <w:rPr>
        <w:rFonts w:hint="default" w:ascii="Courier New" w:hAnsi="Courier New"/>
      </w:rPr>
    </w:lvl>
    <w:lvl w:ilvl="8" w:tplc="1416E568">
      <w:start w:val="1"/>
      <w:numFmt w:val="bullet"/>
      <w:lvlText w:val=""/>
      <w:lvlJc w:val="left"/>
      <w:pPr>
        <w:ind w:left="6480" w:hanging="360"/>
      </w:pPr>
      <w:rPr>
        <w:rFonts w:hint="default" w:ascii="Wingdings" w:hAnsi="Wingdings"/>
      </w:rPr>
    </w:lvl>
  </w:abstractNum>
  <w:abstractNum w:abstractNumId="11" w15:restartNumberingAfterBreak="0">
    <w:nsid w:val="159F2B2F"/>
    <w:multiLevelType w:val="multilevel"/>
    <w:tmpl w:val="C8C26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6324CA9"/>
    <w:multiLevelType w:val="hybridMultilevel"/>
    <w:tmpl w:val="6CD46792"/>
    <w:lvl w:ilvl="0" w:tplc="BB3A15E6">
      <w:start w:val="1"/>
      <w:numFmt w:val="bullet"/>
      <w:lvlText w:val=""/>
      <w:lvlJc w:val="left"/>
      <w:pPr>
        <w:ind w:left="720" w:hanging="360"/>
      </w:pPr>
      <w:rPr>
        <w:rFonts w:hint="default" w:ascii="Symbol" w:hAnsi="Symbol"/>
      </w:rPr>
    </w:lvl>
    <w:lvl w:ilvl="1" w:tplc="7B443F44">
      <w:start w:val="1"/>
      <w:numFmt w:val="bullet"/>
      <w:lvlText w:val="o"/>
      <w:lvlJc w:val="left"/>
      <w:pPr>
        <w:ind w:left="1440" w:hanging="360"/>
      </w:pPr>
      <w:rPr>
        <w:rFonts w:hint="default" w:ascii="Courier New" w:hAnsi="Courier New"/>
      </w:rPr>
    </w:lvl>
    <w:lvl w:ilvl="2" w:tplc="A9745B86">
      <w:start w:val="1"/>
      <w:numFmt w:val="bullet"/>
      <w:lvlText w:val=""/>
      <w:lvlJc w:val="left"/>
      <w:pPr>
        <w:ind w:left="2160" w:hanging="360"/>
      </w:pPr>
      <w:rPr>
        <w:rFonts w:hint="default" w:ascii="Wingdings" w:hAnsi="Wingdings"/>
      </w:rPr>
    </w:lvl>
    <w:lvl w:ilvl="3" w:tplc="9D62475A">
      <w:start w:val="1"/>
      <w:numFmt w:val="bullet"/>
      <w:lvlText w:val=""/>
      <w:lvlJc w:val="left"/>
      <w:pPr>
        <w:ind w:left="2880" w:hanging="360"/>
      </w:pPr>
      <w:rPr>
        <w:rFonts w:hint="default" w:ascii="Symbol" w:hAnsi="Symbol"/>
      </w:rPr>
    </w:lvl>
    <w:lvl w:ilvl="4" w:tplc="D0BC3F5C">
      <w:start w:val="1"/>
      <w:numFmt w:val="bullet"/>
      <w:lvlText w:val="o"/>
      <w:lvlJc w:val="left"/>
      <w:pPr>
        <w:ind w:left="3600" w:hanging="360"/>
      </w:pPr>
      <w:rPr>
        <w:rFonts w:hint="default" w:ascii="Courier New" w:hAnsi="Courier New"/>
      </w:rPr>
    </w:lvl>
    <w:lvl w:ilvl="5" w:tplc="2C926318">
      <w:start w:val="1"/>
      <w:numFmt w:val="bullet"/>
      <w:lvlText w:val=""/>
      <w:lvlJc w:val="left"/>
      <w:pPr>
        <w:ind w:left="4320" w:hanging="360"/>
      </w:pPr>
      <w:rPr>
        <w:rFonts w:hint="default" w:ascii="Wingdings" w:hAnsi="Wingdings"/>
      </w:rPr>
    </w:lvl>
    <w:lvl w:ilvl="6" w:tplc="058AFF84">
      <w:start w:val="1"/>
      <w:numFmt w:val="bullet"/>
      <w:lvlText w:val=""/>
      <w:lvlJc w:val="left"/>
      <w:pPr>
        <w:ind w:left="5040" w:hanging="360"/>
      </w:pPr>
      <w:rPr>
        <w:rFonts w:hint="default" w:ascii="Symbol" w:hAnsi="Symbol"/>
      </w:rPr>
    </w:lvl>
    <w:lvl w:ilvl="7" w:tplc="12220CAA">
      <w:start w:val="1"/>
      <w:numFmt w:val="bullet"/>
      <w:lvlText w:val="o"/>
      <w:lvlJc w:val="left"/>
      <w:pPr>
        <w:ind w:left="5760" w:hanging="360"/>
      </w:pPr>
      <w:rPr>
        <w:rFonts w:hint="default" w:ascii="Courier New" w:hAnsi="Courier New"/>
      </w:rPr>
    </w:lvl>
    <w:lvl w:ilvl="8" w:tplc="566CE536">
      <w:start w:val="1"/>
      <w:numFmt w:val="bullet"/>
      <w:lvlText w:val=""/>
      <w:lvlJc w:val="left"/>
      <w:pPr>
        <w:ind w:left="6480" w:hanging="360"/>
      </w:pPr>
      <w:rPr>
        <w:rFonts w:hint="default" w:ascii="Wingdings" w:hAnsi="Wingdings"/>
      </w:rPr>
    </w:lvl>
  </w:abstractNum>
  <w:abstractNum w:abstractNumId="13" w15:restartNumberingAfterBreak="0">
    <w:nsid w:val="1CA93AE0"/>
    <w:multiLevelType w:val="hybridMultilevel"/>
    <w:tmpl w:val="1C32EF94"/>
    <w:lvl w:ilvl="0" w:tplc="C35EA004">
      <w:start w:val="1"/>
      <w:numFmt w:val="bullet"/>
      <w:lvlText w:val="·"/>
      <w:lvlJc w:val="left"/>
      <w:pPr>
        <w:ind w:left="720" w:hanging="360"/>
      </w:pPr>
      <w:rPr>
        <w:rFonts w:hint="default" w:ascii="Symbol" w:hAnsi="Symbol"/>
      </w:rPr>
    </w:lvl>
    <w:lvl w:ilvl="1" w:tplc="299A74FE">
      <w:start w:val="1"/>
      <w:numFmt w:val="bullet"/>
      <w:lvlText w:val="o"/>
      <w:lvlJc w:val="left"/>
      <w:pPr>
        <w:ind w:left="1440" w:hanging="360"/>
      </w:pPr>
      <w:rPr>
        <w:rFonts w:hint="default" w:ascii="Courier New" w:hAnsi="Courier New"/>
      </w:rPr>
    </w:lvl>
    <w:lvl w:ilvl="2" w:tplc="CBBC74C2">
      <w:start w:val="1"/>
      <w:numFmt w:val="bullet"/>
      <w:lvlText w:val=""/>
      <w:lvlJc w:val="left"/>
      <w:pPr>
        <w:ind w:left="2160" w:hanging="360"/>
      </w:pPr>
      <w:rPr>
        <w:rFonts w:hint="default" w:ascii="Wingdings" w:hAnsi="Wingdings"/>
      </w:rPr>
    </w:lvl>
    <w:lvl w:ilvl="3" w:tplc="93A0C65C">
      <w:start w:val="1"/>
      <w:numFmt w:val="bullet"/>
      <w:lvlText w:val=""/>
      <w:lvlJc w:val="left"/>
      <w:pPr>
        <w:ind w:left="2880" w:hanging="360"/>
      </w:pPr>
      <w:rPr>
        <w:rFonts w:hint="default" w:ascii="Symbol" w:hAnsi="Symbol"/>
      </w:rPr>
    </w:lvl>
    <w:lvl w:ilvl="4" w:tplc="32CAFBC6">
      <w:start w:val="1"/>
      <w:numFmt w:val="bullet"/>
      <w:lvlText w:val="o"/>
      <w:lvlJc w:val="left"/>
      <w:pPr>
        <w:ind w:left="3600" w:hanging="360"/>
      </w:pPr>
      <w:rPr>
        <w:rFonts w:hint="default" w:ascii="Courier New" w:hAnsi="Courier New"/>
      </w:rPr>
    </w:lvl>
    <w:lvl w:ilvl="5" w:tplc="8D7AFFEA">
      <w:start w:val="1"/>
      <w:numFmt w:val="bullet"/>
      <w:lvlText w:val=""/>
      <w:lvlJc w:val="left"/>
      <w:pPr>
        <w:ind w:left="4320" w:hanging="360"/>
      </w:pPr>
      <w:rPr>
        <w:rFonts w:hint="default" w:ascii="Wingdings" w:hAnsi="Wingdings"/>
      </w:rPr>
    </w:lvl>
    <w:lvl w:ilvl="6" w:tplc="81D2E6A2">
      <w:start w:val="1"/>
      <w:numFmt w:val="bullet"/>
      <w:lvlText w:val=""/>
      <w:lvlJc w:val="left"/>
      <w:pPr>
        <w:ind w:left="5040" w:hanging="360"/>
      </w:pPr>
      <w:rPr>
        <w:rFonts w:hint="default" w:ascii="Symbol" w:hAnsi="Symbol"/>
      </w:rPr>
    </w:lvl>
    <w:lvl w:ilvl="7" w:tplc="8460D850">
      <w:start w:val="1"/>
      <w:numFmt w:val="bullet"/>
      <w:lvlText w:val="o"/>
      <w:lvlJc w:val="left"/>
      <w:pPr>
        <w:ind w:left="5760" w:hanging="360"/>
      </w:pPr>
      <w:rPr>
        <w:rFonts w:hint="default" w:ascii="Courier New" w:hAnsi="Courier New"/>
      </w:rPr>
    </w:lvl>
    <w:lvl w:ilvl="8" w:tplc="016E2DB4">
      <w:start w:val="1"/>
      <w:numFmt w:val="bullet"/>
      <w:lvlText w:val=""/>
      <w:lvlJc w:val="left"/>
      <w:pPr>
        <w:ind w:left="6480" w:hanging="360"/>
      </w:pPr>
      <w:rPr>
        <w:rFonts w:hint="default" w:ascii="Wingdings" w:hAnsi="Wingdings"/>
      </w:rPr>
    </w:lvl>
  </w:abstractNum>
  <w:abstractNum w:abstractNumId="14" w15:restartNumberingAfterBreak="0">
    <w:nsid w:val="223B6993"/>
    <w:multiLevelType w:val="multilevel"/>
    <w:tmpl w:val="FBEC2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E25937"/>
    <w:multiLevelType w:val="hybridMultilevel"/>
    <w:tmpl w:val="CED8D6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541F68"/>
    <w:multiLevelType w:val="hybridMultilevel"/>
    <w:tmpl w:val="CDF85130"/>
    <w:lvl w:ilvl="0" w:tplc="F3221AC0">
      <w:start w:val="1"/>
      <w:numFmt w:val="bullet"/>
      <w:lvlText w:val=""/>
      <w:lvlJc w:val="left"/>
      <w:pPr>
        <w:ind w:left="720" w:hanging="360"/>
      </w:pPr>
      <w:rPr>
        <w:rFonts w:hint="default" w:ascii="Symbol" w:hAnsi="Symbol"/>
      </w:rPr>
    </w:lvl>
    <w:lvl w:ilvl="1" w:tplc="76CCD4A0">
      <w:start w:val="1"/>
      <w:numFmt w:val="bullet"/>
      <w:lvlText w:val="o"/>
      <w:lvlJc w:val="left"/>
      <w:pPr>
        <w:ind w:left="1440" w:hanging="360"/>
      </w:pPr>
      <w:rPr>
        <w:rFonts w:hint="default" w:ascii="Courier New" w:hAnsi="Courier New"/>
      </w:rPr>
    </w:lvl>
    <w:lvl w:ilvl="2" w:tplc="9844DFF2">
      <w:start w:val="1"/>
      <w:numFmt w:val="bullet"/>
      <w:lvlText w:val=""/>
      <w:lvlJc w:val="left"/>
      <w:pPr>
        <w:ind w:left="2160" w:hanging="360"/>
      </w:pPr>
      <w:rPr>
        <w:rFonts w:hint="default" w:ascii="Wingdings" w:hAnsi="Wingdings"/>
      </w:rPr>
    </w:lvl>
    <w:lvl w:ilvl="3" w:tplc="F2309E7C">
      <w:start w:val="1"/>
      <w:numFmt w:val="bullet"/>
      <w:lvlText w:val=""/>
      <w:lvlJc w:val="left"/>
      <w:pPr>
        <w:ind w:left="2880" w:hanging="360"/>
      </w:pPr>
      <w:rPr>
        <w:rFonts w:hint="default" w:ascii="Symbol" w:hAnsi="Symbol"/>
      </w:rPr>
    </w:lvl>
    <w:lvl w:ilvl="4" w:tplc="7688AD14">
      <w:start w:val="1"/>
      <w:numFmt w:val="bullet"/>
      <w:lvlText w:val="o"/>
      <w:lvlJc w:val="left"/>
      <w:pPr>
        <w:ind w:left="3600" w:hanging="360"/>
      </w:pPr>
      <w:rPr>
        <w:rFonts w:hint="default" w:ascii="Courier New" w:hAnsi="Courier New"/>
      </w:rPr>
    </w:lvl>
    <w:lvl w:ilvl="5" w:tplc="71F892FA">
      <w:start w:val="1"/>
      <w:numFmt w:val="bullet"/>
      <w:lvlText w:val=""/>
      <w:lvlJc w:val="left"/>
      <w:pPr>
        <w:ind w:left="4320" w:hanging="360"/>
      </w:pPr>
      <w:rPr>
        <w:rFonts w:hint="default" w:ascii="Wingdings" w:hAnsi="Wingdings"/>
      </w:rPr>
    </w:lvl>
    <w:lvl w:ilvl="6" w:tplc="1A8CBC88">
      <w:start w:val="1"/>
      <w:numFmt w:val="bullet"/>
      <w:lvlText w:val=""/>
      <w:lvlJc w:val="left"/>
      <w:pPr>
        <w:ind w:left="5040" w:hanging="360"/>
      </w:pPr>
      <w:rPr>
        <w:rFonts w:hint="default" w:ascii="Symbol" w:hAnsi="Symbol"/>
      </w:rPr>
    </w:lvl>
    <w:lvl w:ilvl="7" w:tplc="3B5E0E00">
      <w:start w:val="1"/>
      <w:numFmt w:val="bullet"/>
      <w:lvlText w:val="o"/>
      <w:lvlJc w:val="left"/>
      <w:pPr>
        <w:ind w:left="5760" w:hanging="360"/>
      </w:pPr>
      <w:rPr>
        <w:rFonts w:hint="default" w:ascii="Courier New" w:hAnsi="Courier New"/>
      </w:rPr>
    </w:lvl>
    <w:lvl w:ilvl="8" w:tplc="95984BC0">
      <w:start w:val="1"/>
      <w:numFmt w:val="bullet"/>
      <w:lvlText w:val=""/>
      <w:lvlJc w:val="left"/>
      <w:pPr>
        <w:ind w:left="6480" w:hanging="360"/>
      </w:pPr>
      <w:rPr>
        <w:rFonts w:hint="default" w:ascii="Wingdings" w:hAnsi="Wingdings"/>
      </w:rPr>
    </w:lvl>
  </w:abstractNum>
  <w:abstractNum w:abstractNumId="17" w15:restartNumberingAfterBreak="0">
    <w:nsid w:val="283DC781"/>
    <w:multiLevelType w:val="multilevel"/>
    <w:tmpl w:val="B7EA080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8" w15:restartNumberingAfterBreak="0">
    <w:nsid w:val="293A57BB"/>
    <w:multiLevelType w:val="hybridMultilevel"/>
    <w:tmpl w:val="C96E10A2"/>
    <w:lvl w:ilvl="0" w:tplc="9196C992">
      <w:start w:val="1"/>
      <w:numFmt w:val="bullet"/>
      <w:lvlText w:val=""/>
      <w:lvlJc w:val="left"/>
      <w:pPr>
        <w:ind w:left="1340" w:hanging="360"/>
      </w:pPr>
      <w:rPr>
        <w:rFonts w:ascii="Symbol" w:hAnsi="Symbol"/>
      </w:rPr>
    </w:lvl>
    <w:lvl w:ilvl="1" w:tplc="8104F84A">
      <w:start w:val="1"/>
      <w:numFmt w:val="bullet"/>
      <w:lvlText w:val=""/>
      <w:lvlJc w:val="left"/>
      <w:pPr>
        <w:ind w:left="1340" w:hanging="360"/>
      </w:pPr>
      <w:rPr>
        <w:rFonts w:ascii="Symbol" w:hAnsi="Symbol"/>
      </w:rPr>
    </w:lvl>
    <w:lvl w:ilvl="2" w:tplc="E04EB2FE">
      <w:start w:val="1"/>
      <w:numFmt w:val="bullet"/>
      <w:lvlText w:val=""/>
      <w:lvlJc w:val="left"/>
      <w:pPr>
        <w:ind w:left="1340" w:hanging="360"/>
      </w:pPr>
      <w:rPr>
        <w:rFonts w:ascii="Symbol" w:hAnsi="Symbol"/>
      </w:rPr>
    </w:lvl>
    <w:lvl w:ilvl="3" w:tplc="3070929E">
      <w:start w:val="1"/>
      <w:numFmt w:val="bullet"/>
      <w:lvlText w:val=""/>
      <w:lvlJc w:val="left"/>
      <w:pPr>
        <w:ind w:left="1340" w:hanging="360"/>
      </w:pPr>
      <w:rPr>
        <w:rFonts w:ascii="Symbol" w:hAnsi="Symbol"/>
      </w:rPr>
    </w:lvl>
    <w:lvl w:ilvl="4" w:tplc="455C2B22">
      <w:start w:val="1"/>
      <w:numFmt w:val="bullet"/>
      <w:lvlText w:val=""/>
      <w:lvlJc w:val="left"/>
      <w:pPr>
        <w:ind w:left="1340" w:hanging="360"/>
      </w:pPr>
      <w:rPr>
        <w:rFonts w:ascii="Symbol" w:hAnsi="Symbol"/>
      </w:rPr>
    </w:lvl>
    <w:lvl w:ilvl="5" w:tplc="24C28336">
      <w:start w:val="1"/>
      <w:numFmt w:val="bullet"/>
      <w:lvlText w:val=""/>
      <w:lvlJc w:val="left"/>
      <w:pPr>
        <w:ind w:left="1340" w:hanging="360"/>
      </w:pPr>
      <w:rPr>
        <w:rFonts w:ascii="Symbol" w:hAnsi="Symbol"/>
      </w:rPr>
    </w:lvl>
    <w:lvl w:ilvl="6" w:tplc="51E06CE6">
      <w:start w:val="1"/>
      <w:numFmt w:val="bullet"/>
      <w:lvlText w:val=""/>
      <w:lvlJc w:val="left"/>
      <w:pPr>
        <w:ind w:left="1340" w:hanging="360"/>
      </w:pPr>
      <w:rPr>
        <w:rFonts w:ascii="Symbol" w:hAnsi="Symbol"/>
      </w:rPr>
    </w:lvl>
    <w:lvl w:ilvl="7" w:tplc="0F048FFA">
      <w:start w:val="1"/>
      <w:numFmt w:val="bullet"/>
      <w:lvlText w:val=""/>
      <w:lvlJc w:val="left"/>
      <w:pPr>
        <w:ind w:left="1340" w:hanging="360"/>
      </w:pPr>
      <w:rPr>
        <w:rFonts w:ascii="Symbol" w:hAnsi="Symbol"/>
      </w:rPr>
    </w:lvl>
    <w:lvl w:ilvl="8" w:tplc="D2AC91F6">
      <w:start w:val="1"/>
      <w:numFmt w:val="bullet"/>
      <w:lvlText w:val=""/>
      <w:lvlJc w:val="left"/>
      <w:pPr>
        <w:ind w:left="1340" w:hanging="360"/>
      </w:pPr>
      <w:rPr>
        <w:rFonts w:ascii="Symbol" w:hAnsi="Symbol"/>
      </w:rPr>
    </w:lvl>
  </w:abstractNum>
  <w:abstractNum w:abstractNumId="19" w15:restartNumberingAfterBreak="0">
    <w:nsid w:val="2B9F3F28"/>
    <w:multiLevelType w:val="hybridMultilevel"/>
    <w:tmpl w:val="50CAB15E"/>
    <w:lvl w:ilvl="0" w:tplc="D2907BC4">
      <w:start w:val="1"/>
      <w:numFmt w:val="bullet"/>
      <w:lvlText w:val=""/>
      <w:lvlJc w:val="left"/>
      <w:pPr>
        <w:ind w:left="1180" w:hanging="360"/>
      </w:pPr>
      <w:rPr>
        <w:rFonts w:ascii="Symbol" w:hAnsi="Symbol"/>
      </w:rPr>
    </w:lvl>
    <w:lvl w:ilvl="1" w:tplc="884A02F6">
      <w:start w:val="1"/>
      <w:numFmt w:val="bullet"/>
      <w:lvlText w:val=""/>
      <w:lvlJc w:val="left"/>
      <w:pPr>
        <w:ind w:left="1180" w:hanging="360"/>
      </w:pPr>
      <w:rPr>
        <w:rFonts w:ascii="Symbol" w:hAnsi="Symbol"/>
      </w:rPr>
    </w:lvl>
    <w:lvl w:ilvl="2" w:tplc="F3A0E802">
      <w:start w:val="1"/>
      <w:numFmt w:val="bullet"/>
      <w:lvlText w:val=""/>
      <w:lvlJc w:val="left"/>
      <w:pPr>
        <w:ind w:left="1180" w:hanging="360"/>
      </w:pPr>
      <w:rPr>
        <w:rFonts w:ascii="Symbol" w:hAnsi="Symbol"/>
      </w:rPr>
    </w:lvl>
    <w:lvl w:ilvl="3" w:tplc="2FAE862E">
      <w:start w:val="1"/>
      <w:numFmt w:val="bullet"/>
      <w:lvlText w:val=""/>
      <w:lvlJc w:val="left"/>
      <w:pPr>
        <w:ind w:left="1180" w:hanging="360"/>
      </w:pPr>
      <w:rPr>
        <w:rFonts w:ascii="Symbol" w:hAnsi="Symbol"/>
      </w:rPr>
    </w:lvl>
    <w:lvl w:ilvl="4" w:tplc="2C5E82E4">
      <w:start w:val="1"/>
      <w:numFmt w:val="bullet"/>
      <w:lvlText w:val=""/>
      <w:lvlJc w:val="left"/>
      <w:pPr>
        <w:ind w:left="1180" w:hanging="360"/>
      </w:pPr>
      <w:rPr>
        <w:rFonts w:ascii="Symbol" w:hAnsi="Symbol"/>
      </w:rPr>
    </w:lvl>
    <w:lvl w:ilvl="5" w:tplc="C5EA2A94">
      <w:start w:val="1"/>
      <w:numFmt w:val="bullet"/>
      <w:lvlText w:val=""/>
      <w:lvlJc w:val="left"/>
      <w:pPr>
        <w:ind w:left="1180" w:hanging="360"/>
      </w:pPr>
      <w:rPr>
        <w:rFonts w:ascii="Symbol" w:hAnsi="Symbol"/>
      </w:rPr>
    </w:lvl>
    <w:lvl w:ilvl="6" w:tplc="DC0E9DF0">
      <w:start w:val="1"/>
      <w:numFmt w:val="bullet"/>
      <w:lvlText w:val=""/>
      <w:lvlJc w:val="left"/>
      <w:pPr>
        <w:ind w:left="1180" w:hanging="360"/>
      </w:pPr>
      <w:rPr>
        <w:rFonts w:ascii="Symbol" w:hAnsi="Symbol"/>
      </w:rPr>
    </w:lvl>
    <w:lvl w:ilvl="7" w:tplc="83FE065E">
      <w:start w:val="1"/>
      <w:numFmt w:val="bullet"/>
      <w:lvlText w:val=""/>
      <w:lvlJc w:val="left"/>
      <w:pPr>
        <w:ind w:left="1180" w:hanging="360"/>
      </w:pPr>
      <w:rPr>
        <w:rFonts w:ascii="Symbol" w:hAnsi="Symbol"/>
      </w:rPr>
    </w:lvl>
    <w:lvl w:ilvl="8" w:tplc="AF46B96A">
      <w:start w:val="1"/>
      <w:numFmt w:val="bullet"/>
      <w:lvlText w:val=""/>
      <w:lvlJc w:val="left"/>
      <w:pPr>
        <w:ind w:left="1180" w:hanging="360"/>
      </w:pPr>
      <w:rPr>
        <w:rFonts w:ascii="Symbol" w:hAnsi="Symbol"/>
      </w:rPr>
    </w:lvl>
  </w:abstractNum>
  <w:abstractNum w:abstractNumId="20" w15:restartNumberingAfterBreak="0">
    <w:nsid w:val="2BE2FB96"/>
    <w:multiLevelType w:val="hybridMultilevel"/>
    <w:tmpl w:val="258A9430"/>
    <w:lvl w:ilvl="0" w:tplc="74DA7030">
      <w:start w:val="1"/>
      <w:numFmt w:val="bullet"/>
      <w:lvlText w:val=""/>
      <w:lvlJc w:val="left"/>
      <w:pPr>
        <w:ind w:left="720" w:hanging="360"/>
      </w:pPr>
      <w:rPr>
        <w:rFonts w:hint="default" w:ascii="Symbol" w:hAnsi="Symbol"/>
      </w:rPr>
    </w:lvl>
    <w:lvl w:ilvl="1" w:tplc="450C4E9E">
      <w:start w:val="1"/>
      <w:numFmt w:val="bullet"/>
      <w:lvlText w:val="o"/>
      <w:lvlJc w:val="left"/>
      <w:pPr>
        <w:ind w:left="1440" w:hanging="360"/>
      </w:pPr>
      <w:rPr>
        <w:rFonts w:hint="default" w:ascii="Courier New" w:hAnsi="Courier New"/>
      </w:rPr>
    </w:lvl>
    <w:lvl w:ilvl="2" w:tplc="9830FF24">
      <w:start w:val="1"/>
      <w:numFmt w:val="bullet"/>
      <w:lvlText w:val=""/>
      <w:lvlJc w:val="left"/>
      <w:pPr>
        <w:ind w:left="2160" w:hanging="360"/>
      </w:pPr>
      <w:rPr>
        <w:rFonts w:hint="default" w:ascii="Wingdings" w:hAnsi="Wingdings"/>
      </w:rPr>
    </w:lvl>
    <w:lvl w:ilvl="3" w:tplc="8CBC6BBC">
      <w:start w:val="1"/>
      <w:numFmt w:val="bullet"/>
      <w:lvlText w:val=""/>
      <w:lvlJc w:val="left"/>
      <w:pPr>
        <w:ind w:left="2880" w:hanging="360"/>
      </w:pPr>
      <w:rPr>
        <w:rFonts w:hint="default" w:ascii="Symbol" w:hAnsi="Symbol"/>
      </w:rPr>
    </w:lvl>
    <w:lvl w:ilvl="4" w:tplc="94A2A3E2">
      <w:start w:val="1"/>
      <w:numFmt w:val="bullet"/>
      <w:lvlText w:val="o"/>
      <w:lvlJc w:val="left"/>
      <w:pPr>
        <w:ind w:left="3600" w:hanging="360"/>
      </w:pPr>
      <w:rPr>
        <w:rFonts w:hint="default" w:ascii="Courier New" w:hAnsi="Courier New"/>
      </w:rPr>
    </w:lvl>
    <w:lvl w:ilvl="5" w:tplc="855EFF1C">
      <w:start w:val="1"/>
      <w:numFmt w:val="bullet"/>
      <w:lvlText w:val=""/>
      <w:lvlJc w:val="left"/>
      <w:pPr>
        <w:ind w:left="4320" w:hanging="360"/>
      </w:pPr>
      <w:rPr>
        <w:rFonts w:hint="default" w:ascii="Wingdings" w:hAnsi="Wingdings"/>
      </w:rPr>
    </w:lvl>
    <w:lvl w:ilvl="6" w:tplc="6B44769A">
      <w:start w:val="1"/>
      <w:numFmt w:val="bullet"/>
      <w:lvlText w:val=""/>
      <w:lvlJc w:val="left"/>
      <w:pPr>
        <w:ind w:left="5040" w:hanging="360"/>
      </w:pPr>
      <w:rPr>
        <w:rFonts w:hint="default" w:ascii="Symbol" w:hAnsi="Symbol"/>
      </w:rPr>
    </w:lvl>
    <w:lvl w:ilvl="7" w:tplc="6832D0E0">
      <w:start w:val="1"/>
      <w:numFmt w:val="bullet"/>
      <w:lvlText w:val="o"/>
      <w:lvlJc w:val="left"/>
      <w:pPr>
        <w:ind w:left="5760" w:hanging="360"/>
      </w:pPr>
      <w:rPr>
        <w:rFonts w:hint="default" w:ascii="Courier New" w:hAnsi="Courier New"/>
      </w:rPr>
    </w:lvl>
    <w:lvl w:ilvl="8" w:tplc="D8E2F952">
      <w:start w:val="1"/>
      <w:numFmt w:val="bullet"/>
      <w:lvlText w:val=""/>
      <w:lvlJc w:val="left"/>
      <w:pPr>
        <w:ind w:left="6480" w:hanging="360"/>
      </w:pPr>
      <w:rPr>
        <w:rFonts w:hint="default" w:ascii="Wingdings" w:hAnsi="Wingdings"/>
      </w:rPr>
    </w:lvl>
  </w:abstractNum>
  <w:abstractNum w:abstractNumId="21" w15:restartNumberingAfterBreak="0">
    <w:nsid w:val="2BF5F727"/>
    <w:multiLevelType w:val="hybridMultilevel"/>
    <w:tmpl w:val="FFFFFFFF"/>
    <w:lvl w:ilvl="0" w:tplc="FC443FD8">
      <w:start w:val="1"/>
      <w:numFmt w:val="bullet"/>
      <w:lvlText w:val="·"/>
      <w:lvlJc w:val="left"/>
      <w:pPr>
        <w:ind w:left="720" w:hanging="360"/>
      </w:pPr>
      <w:rPr>
        <w:rFonts w:hint="default" w:ascii="Symbol" w:hAnsi="Symbol"/>
      </w:rPr>
    </w:lvl>
    <w:lvl w:ilvl="1" w:tplc="C3D0BD98">
      <w:start w:val="1"/>
      <w:numFmt w:val="bullet"/>
      <w:lvlText w:val="o"/>
      <w:lvlJc w:val="left"/>
      <w:pPr>
        <w:ind w:left="1440" w:hanging="360"/>
      </w:pPr>
      <w:rPr>
        <w:rFonts w:hint="default" w:ascii="Courier New" w:hAnsi="Courier New"/>
      </w:rPr>
    </w:lvl>
    <w:lvl w:ilvl="2" w:tplc="23B07BA0">
      <w:start w:val="1"/>
      <w:numFmt w:val="bullet"/>
      <w:lvlText w:val=""/>
      <w:lvlJc w:val="left"/>
      <w:pPr>
        <w:ind w:left="2160" w:hanging="360"/>
      </w:pPr>
      <w:rPr>
        <w:rFonts w:hint="default" w:ascii="Wingdings" w:hAnsi="Wingdings"/>
      </w:rPr>
    </w:lvl>
    <w:lvl w:ilvl="3" w:tplc="4080D97E">
      <w:start w:val="1"/>
      <w:numFmt w:val="bullet"/>
      <w:lvlText w:val=""/>
      <w:lvlJc w:val="left"/>
      <w:pPr>
        <w:ind w:left="2880" w:hanging="360"/>
      </w:pPr>
      <w:rPr>
        <w:rFonts w:hint="default" w:ascii="Symbol" w:hAnsi="Symbol"/>
      </w:rPr>
    </w:lvl>
    <w:lvl w:ilvl="4" w:tplc="64300D48">
      <w:start w:val="1"/>
      <w:numFmt w:val="bullet"/>
      <w:lvlText w:val="o"/>
      <w:lvlJc w:val="left"/>
      <w:pPr>
        <w:ind w:left="3600" w:hanging="360"/>
      </w:pPr>
      <w:rPr>
        <w:rFonts w:hint="default" w:ascii="Courier New" w:hAnsi="Courier New"/>
      </w:rPr>
    </w:lvl>
    <w:lvl w:ilvl="5" w:tplc="E91C6920">
      <w:start w:val="1"/>
      <w:numFmt w:val="bullet"/>
      <w:lvlText w:val=""/>
      <w:lvlJc w:val="left"/>
      <w:pPr>
        <w:ind w:left="4320" w:hanging="360"/>
      </w:pPr>
      <w:rPr>
        <w:rFonts w:hint="default" w:ascii="Wingdings" w:hAnsi="Wingdings"/>
      </w:rPr>
    </w:lvl>
    <w:lvl w:ilvl="6" w:tplc="82CE766E">
      <w:start w:val="1"/>
      <w:numFmt w:val="bullet"/>
      <w:lvlText w:val=""/>
      <w:lvlJc w:val="left"/>
      <w:pPr>
        <w:ind w:left="5040" w:hanging="360"/>
      </w:pPr>
      <w:rPr>
        <w:rFonts w:hint="default" w:ascii="Symbol" w:hAnsi="Symbol"/>
      </w:rPr>
    </w:lvl>
    <w:lvl w:ilvl="7" w:tplc="E7CACEAA">
      <w:start w:val="1"/>
      <w:numFmt w:val="bullet"/>
      <w:lvlText w:val="o"/>
      <w:lvlJc w:val="left"/>
      <w:pPr>
        <w:ind w:left="5760" w:hanging="360"/>
      </w:pPr>
      <w:rPr>
        <w:rFonts w:hint="default" w:ascii="Courier New" w:hAnsi="Courier New"/>
      </w:rPr>
    </w:lvl>
    <w:lvl w:ilvl="8" w:tplc="C4989EF2">
      <w:start w:val="1"/>
      <w:numFmt w:val="bullet"/>
      <w:lvlText w:val=""/>
      <w:lvlJc w:val="left"/>
      <w:pPr>
        <w:ind w:left="6480" w:hanging="360"/>
      </w:pPr>
      <w:rPr>
        <w:rFonts w:hint="default" w:ascii="Wingdings" w:hAnsi="Wingdings"/>
      </w:rPr>
    </w:lvl>
  </w:abstractNum>
  <w:abstractNum w:abstractNumId="22" w15:restartNumberingAfterBreak="0">
    <w:nsid w:val="2E9C191C"/>
    <w:multiLevelType w:val="hybridMultilevel"/>
    <w:tmpl w:val="2C842812"/>
    <w:lvl w:ilvl="0" w:tplc="B0B6ED68">
      <w:start w:val="1"/>
      <w:numFmt w:val="bullet"/>
      <w:lvlText w:val=""/>
      <w:lvlJc w:val="left"/>
      <w:pPr>
        <w:ind w:left="720" w:hanging="360"/>
      </w:pPr>
      <w:rPr>
        <w:rFonts w:hint="default" w:ascii="Symbol" w:hAnsi="Symbol"/>
      </w:rPr>
    </w:lvl>
    <w:lvl w:ilvl="1" w:tplc="5D40F40E">
      <w:start w:val="1"/>
      <w:numFmt w:val="bullet"/>
      <w:lvlText w:val="o"/>
      <w:lvlJc w:val="left"/>
      <w:pPr>
        <w:ind w:left="1440" w:hanging="360"/>
      </w:pPr>
      <w:rPr>
        <w:rFonts w:hint="default" w:ascii="Courier New" w:hAnsi="Courier New"/>
      </w:rPr>
    </w:lvl>
    <w:lvl w:ilvl="2" w:tplc="6D9211B8">
      <w:start w:val="1"/>
      <w:numFmt w:val="bullet"/>
      <w:lvlText w:val=""/>
      <w:lvlJc w:val="left"/>
      <w:pPr>
        <w:ind w:left="2160" w:hanging="360"/>
      </w:pPr>
      <w:rPr>
        <w:rFonts w:hint="default" w:ascii="Wingdings" w:hAnsi="Wingdings"/>
      </w:rPr>
    </w:lvl>
    <w:lvl w:ilvl="3" w:tplc="0F023862">
      <w:start w:val="1"/>
      <w:numFmt w:val="bullet"/>
      <w:lvlText w:val=""/>
      <w:lvlJc w:val="left"/>
      <w:pPr>
        <w:ind w:left="2880" w:hanging="360"/>
      </w:pPr>
      <w:rPr>
        <w:rFonts w:hint="default" w:ascii="Symbol" w:hAnsi="Symbol"/>
      </w:rPr>
    </w:lvl>
    <w:lvl w:ilvl="4" w:tplc="50B473C2">
      <w:start w:val="1"/>
      <w:numFmt w:val="bullet"/>
      <w:lvlText w:val="o"/>
      <w:lvlJc w:val="left"/>
      <w:pPr>
        <w:ind w:left="3600" w:hanging="360"/>
      </w:pPr>
      <w:rPr>
        <w:rFonts w:hint="default" w:ascii="Courier New" w:hAnsi="Courier New"/>
      </w:rPr>
    </w:lvl>
    <w:lvl w:ilvl="5" w:tplc="44A00B6A">
      <w:start w:val="1"/>
      <w:numFmt w:val="bullet"/>
      <w:lvlText w:val=""/>
      <w:lvlJc w:val="left"/>
      <w:pPr>
        <w:ind w:left="4320" w:hanging="360"/>
      </w:pPr>
      <w:rPr>
        <w:rFonts w:hint="default" w:ascii="Wingdings" w:hAnsi="Wingdings"/>
      </w:rPr>
    </w:lvl>
    <w:lvl w:ilvl="6" w:tplc="58AA0C1E">
      <w:start w:val="1"/>
      <w:numFmt w:val="bullet"/>
      <w:lvlText w:val=""/>
      <w:lvlJc w:val="left"/>
      <w:pPr>
        <w:ind w:left="5040" w:hanging="360"/>
      </w:pPr>
      <w:rPr>
        <w:rFonts w:hint="default" w:ascii="Symbol" w:hAnsi="Symbol"/>
      </w:rPr>
    </w:lvl>
    <w:lvl w:ilvl="7" w:tplc="2D58FAB2">
      <w:start w:val="1"/>
      <w:numFmt w:val="bullet"/>
      <w:lvlText w:val="o"/>
      <w:lvlJc w:val="left"/>
      <w:pPr>
        <w:ind w:left="5760" w:hanging="360"/>
      </w:pPr>
      <w:rPr>
        <w:rFonts w:hint="default" w:ascii="Courier New" w:hAnsi="Courier New"/>
      </w:rPr>
    </w:lvl>
    <w:lvl w:ilvl="8" w:tplc="26BA0A42">
      <w:start w:val="1"/>
      <w:numFmt w:val="bullet"/>
      <w:lvlText w:val=""/>
      <w:lvlJc w:val="left"/>
      <w:pPr>
        <w:ind w:left="6480" w:hanging="360"/>
      </w:pPr>
      <w:rPr>
        <w:rFonts w:hint="default" w:ascii="Wingdings" w:hAnsi="Wingdings"/>
      </w:rPr>
    </w:lvl>
  </w:abstractNum>
  <w:abstractNum w:abstractNumId="23" w15:restartNumberingAfterBreak="0">
    <w:nsid w:val="30F859C1"/>
    <w:multiLevelType w:val="hybridMultilevel"/>
    <w:tmpl w:val="13AAA2C0"/>
    <w:lvl w:ilvl="0" w:tplc="47B41DEC">
      <w:start w:val="1"/>
      <w:numFmt w:val="bullet"/>
      <w:lvlText w:val=""/>
      <w:lvlJc w:val="left"/>
      <w:pPr>
        <w:ind w:left="1340" w:hanging="360"/>
      </w:pPr>
      <w:rPr>
        <w:rFonts w:ascii="Symbol" w:hAnsi="Symbol"/>
      </w:rPr>
    </w:lvl>
    <w:lvl w:ilvl="1" w:tplc="3A74DE9E">
      <w:start w:val="1"/>
      <w:numFmt w:val="bullet"/>
      <w:lvlText w:val=""/>
      <w:lvlJc w:val="left"/>
      <w:pPr>
        <w:ind w:left="1340" w:hanging="360"/>
      </w:pPr>
      <w:rPr>
        <w:rFonts w:ascii="Symbol" w:hAnsi="Symbol"/>
      </w:rPr>
    </w:lvl>
    <w:lvl w:ilvl="2" w:tplc="F7AE98E0">
      <w:start w:val="1"/>
      <w:numFmt w:val="bullet"/>
      <w:lvlText w:val=""/>
      <w:lvlJc w:val="left"/>
      <w:pPr>
        <w:ind w:left="1340" w:hanging="360"/>
      </w:pPr>
      <w:rPr>
        <w:rFonts w:ascii="Symbol" w:hAnsi="Symbol"/>
      </w:rPr>
    </w:lvl>
    <w:lvl w:ilvl="3" w:tplc="771601CC">
      <w:start w:val="1"/>
      <w:numFmt w:val="bullet"/>
      <w:lvlText w:val=""/>
      <w:lvlJc w:val="left"/>
      <w:pPr>
        <w:ind w:left="1340" w:hanging="360"/>
      </w:pPr>
      <w:rPr>
        <w:rFonts w:ascii="Symbol" w:hAnsi="Symbol"/>
      </w:rPr>
    </w:lvl>
    <w:lvl w:ilvl="4" w:tplc="2B468820">
      <w:start w:val="1"/>
      <w:numFmt w:val="bullet"/>
      <w:lvlText w:val=""/>
      <w:lvlJc w:val="left"/>
      <w:pPr>
        <w:ind w:left="1340" w:hanging="360"/>
      </w:pPr>
      <w:rPr>
        <w:rFonts w:ascii="Symbol" w:hAnsi="Symbol"/>
      </w:rPr>
    </w:lvl>
    <w:lvl w:ilvl="5" w:tplc="A5EE392C">
      <w:start w:val="1"/>
      <w:numFmt w:val="bullet"/>
      <w:lvlText w:val=""/>
      <w:lvlJc w:val="left"/>
      <w:pPr>
        <w:ind w:left="1340" w:hanging="360"/>
      </w:pPr>
      <w:rPr>
        <w:rFonts w:ascii="Symbol" w:hAnsi="Symbol"/>
      </w:rPr>
    </w:lvl>
    <w:lvl w:ilvl="6" w:tplc="AF2E01E4">
      <w:start w:val="1"/>
      <w:numFmt w:val="bullet"/>
      <w:lvlText w:val=""/>
      <w:lvlJc w:val="left"/>
      <w:pPr>
        <w:ind w:left="1340" w:hanging="360"/>
      </w:pPr>
      <w:rPr>
        <w:rFonts w:ascii="Symbol" w:hAnsi="Symbol"/>
      </w:rPr>
    </w:lvl>
    <w:lvl w:ilvl="7" w:tplc="071C0116">
      <w:start w:val="1"/>
      <w:numFmt w:val="bullet"/>
      <w:lvlText w:val=""/>
      <w:lvlJc w:val="left"/>
      <w:pPr>
        <w:ind w:left="1340" w:hanging="360"/>
      </w:pPr>
      <w:rPr>
        <w:rFonts w:ascii="Symbol" w:hAnsi="Symbol"/>
      </w:rPr>
    </w:lvl>
    <w:lvl w:ilvl="8" w:tplc="FE14F06E">
      <w:start w:val="1"/>
      <w:numFmt w:val="bullet"/>
      <w:lvlText w:val=""/>
      <w:lvlJc w:val="left"/>
      <w:pPr>
        <w:ind w:left="1340" w:hanging="360"/>
      </w:pPr>
      <w:rPr>
        <w:rFonts w:ascii="Symbol" w:hAnsi="Symbol"/>
      </w:rPr>
    </w:lvl>
  </w:abstractNum>
  <w:abstractNum w:abstractNumId="24" w15:restartNumberingAfterBreak="0">
    <w:nsid w:val="3262F095"/>
    <w:multiLevelType w:val="hybridMultilevel"/>
    <w:tmpl w:val="D49C17AC"/>
    <w:lvl w:ilvl="0" w:tplc="9B268BBC">
      <w:start w:val="1"/>
      <w:numFmt w:val="bullet"/>
      <w:lvlText w:val="·"/>
      <w:lvlJc w:val="left"/>
      <w:pPr>
        <w:ind w:left="720" w:hanging="360"/>
      </w:pPr>
      <w:rPr>
        <w:rFonts w:hint="default" w:ascii="Symbol" w:hAnsi="Symbol"/>
      </w:rPr>
    </w:lvl>
    <w:lvl w:ilvl="1" w:tplc="4E7E9830">
      <w:start w:val="1"/>
      <w:numFmt w:val="bullet"/>
      <w:lvlText w:val="o"/>
      <w:lvlJc w:val="left"/>
      <w:pPr>
        <w:ind w:left="1440" w:hanging="360"/>
      </w:pPr>
      <w:rPr>
        <w:rFonts w:hint="default" w:ascii="Courier New" w:hAnsi="Courier New"/>
      </w:rPr>
    </w:lvl>
    <w:lvl w:ilvl="2" w:tplc="D81AFB16">
      <w:start w:val="1"/>
      <w:numFmt w:val="bullet"/>
      <w:lvlText w:val=""/>
      <w:lvlJc w:val="left"/>
      <w:pPr>
        <w:ind w:left="2160" w:hanging="360"/>
      </w:pPr>
      <w:rPr>
        <w:rFonts w:hint="default" w:ascii="Wingdings" w:hAnsi="Wingdings"/>
      </w:rPr>
    </w:lvl>
    <w:lvl w:ilvl="3" w:tplc="33B4F48E">
      <w:start w:val="1"/>
      <w:numFmt w:val="bullet"/>
      <w:lvlText w:val=""/>
      <w:lvlJc w:val="left"/>
      <w:pPr>
        <w:ind w:left="2880" w:hanging="360"/>
      </w:pPr>
      <w:rPr>
        <w:rFonts w:hint="default" w:ascii="Symbol" w:hAnsi="Symbol"/>
      </w:rPr>
    </w:lvl>
    <w:lvl w:ilvl="4" w:tplc="83ACD4EE">
      <w:start w:val="1"/>
      <w:numFmt w:val="bullet"/>
      <w:lvlText w:val="o"/>
      <w:lvlJc w:val="left"/>
      <w:pPr>
        <w:ind w:left="3600" w:hanging="360"/>
      </w:pPr>
      <w:rPr>
        <w:rFonts w:hint="default" w:ascii="Courier New" w:hAnsi="Courier New"/>
      </w:rPr>
    </w:lvl>
    <w:lvl w:ilvl="5" w:tplc="37C4DE44">
      <w:start w:val="1"/>
      <w:numFmt w:val="bullet"/>
      <w:lvlText w:val=""/>
      <w:lvlJc w:val="left"/>
      <w:pPr>
        <w:ind w:left="4320" w:hanging="360"/>
      </w:pPr>
      <w:rPr>
        <w:rFonts w:hint="default" w:ascii="Wingdings" w:hAnsi="Wingdings"/>
      </w:rPr>
    </w:lvl>
    <w:lvl w:ilvl="6" w:tplc="63CACE72">
      <w:start w:val="1"/>
      <w:numFmt w:val="bullet"/>
      <w:lvlText w:val=""/>
      <w:lvlJc w:val="left"/>
      <w:pPr>
        <w:ind w:left="5040" w:hanging="360"/>
      </w:pPr>
      <w:rPr>
        <w:rFonts w:hint="default" w:ascii="Symbol" w:hAnsi="Symbol"/>
      </w:rPr>
    </w:lvl>
    <w:lvl w:ilvl="7" w:tplc="7C984C4C">
      <w:start w:val="1"/>
      <w:numFmt w:val="bullet"/>
      <w:lvlText w:val="o"/>
      <w:lvlJc w:val="left"/>
      <w:pPr>
        <w:ind w:left="5760" w:hanging="360"/>
      </w:pPr>
      <w:rPr>
        <w:rFonts w:hint="default" w:ascii="Courier New" w:hAnsi="Courier New"/>
      </w:rPr>
    </w:lvl>
    <w:lvl w:ilvl="8" w:tplc="8864C43E">
      <w:start w:val="1"/>
      <w:numFmt w:val="bullet"/>
      <w:lvlText w:val=""/>
      <w:lvlJc w:val="left"/>
      <w:pPr>
        <w:ind w:left="6480" w:hanging="360"/>
      </w:pPr>
      <w:rPr>
        <w:rFonts w:hint="default" w:ascii="Wingdings" w:hAnsi="Wingdings"/>
      </w:rPr>
    </w:lvl>
  </w:abstractNum>
  <w:abstractNum w:abstractNumId="25" w15:restartNumberingAfterBreak="0">
    <w:nsid w:val="37300A61"/>
    <w:multiLevelType w:val="hybridMultilevel"/>
    <w:tmpl w:val="A0008646"/>
    <w:lvl w:ilvl="0" w:tplc="AE0ED424">
      <w:start w:val="1"/>
      <w:numFmt w:val="bullet"/>
      <w:lvlText w:val="·"/>
      <w:lvlJc w:val="left"/>
      <w:pPr>
        <w:ind w:left="720" w:hanging="360"/>
      </w:pPr>
      <w:rPr>
        <w:rFonts w:hint="default" w:ascii="Symbol" w:hAnsi="Symbol"/>
      </w:rPr>
    </w:lvl>
    <w:lvl w:ilvl="1" w:tplc="0F628348">
      <w:start w:val="1"/>
      <w:numFmt w:val="bullet"/>
      <w:lvlText w:val="o"/>
      <w:lvlJc w:val="left"/>
      <w:pPr>
        <w:ind w:left="1440" w:hanging="360"/>
      </w:pPr>
      <w:rPr>
        <w:rFonts w:hint="default" w:ascii="Courier New" w:hAnsi="Courier New"/>
      </w:rPr>
    </w:lvl>
    <w:lvl w:ilvl="2" w:tplc="037292D0">
      <w:start w:val="1"/>
      <w:numFmt w:val="bullet"/>
      <w:lvlText w:val=""/>
      <w:lvlJc w:val="left"/>
      <w:pPr>
        <w:ind w:left="2160" w:hanging="360"/>
      </w:pPr>
      <w:rPr>
        <w:rFonts w:hint="default" w:ascii="Wingdings" w:hAnsi="Wingdings"/>
      </w:rPr>
    </w:lvl>
    <w:lvl w:ilvl="3" w:tplc="C73264F8">
      <w:start w:val="1"/>
      <w:numFmt w:val="bullet"/>
      <w:lvlText w:val=""/>
      <w:lvlJc w:val="left"/>
      <w:pPr>
        <w:ind w:left="2880" w:hanging="360"/>
      </w:pPr>
      <w:rPr>
        <w:rFonts w:hint="default" w:ascii="Symbol" w:hAnsi="Symbol"/>
      </w:rPr>
    </w:lvl>
    <w:lvl w:ilvl="4" w:tplc="E6562BE4">
      <w:start w:val="1"/>
      <w:numFmt w:val="bullet"/>
      <w:lvlText w:val="o"/>
      <w:lvlJc w:val="left"/>
      <w:pPr>
        <w:ind w:left="3600" w:hanging="360"/>
      </w:pPr>
      <w:rPr>
        <w:rFonts w:hint="default" w:ascii="Courier New" w:hAnsi="Courier New"/>
      </w:rPr>
    </w:lvl>
    <w:lvl w:ilvl="5" w:tplc="51E05D60">
      <w:start w:val="1"/>
      <w:numFmt w:val="bullet"/>
      <w:lvlText w:val=""/>
      <w:lvlJc w:val="left"/>
      <w:pPr>
        <w:ind w:left="4320" w:hanging="360"/>
      </w:pPr>
      <w:rPr>
        <w:rFonts w:hint="default" w:ascii="Wingdings" w:hAnsi="Wingdings"/>
      </w:rPr>
    </w:lvl>
    <w:lvl w:ilvl="6" w:tplc="C02CDD5A">
      <w:start w:val="1"/>
      <w:numFmt w:val="bullet"/>
      <w:lvlText w:val=""/>
      <w:lvlJc w:val="left"/>
      <w:pPr>
        <w:ind w:left="5040" w:hanging="360"/>
      </w:pPr>
      <w:rPr>
        <w:rFonts w:hint="default" w:ascii="Symbol" w:hAnsi="Symbol"/>
      </w:rPr>
    </w:lvl>
    <w:lvl w:ilvl="7" w:tplc="825EAD88">
      <w:start w:val="1"/>
      <w:numFmt w:val="bullet"/>
      <w:lvlText w:val="o"/>
      <w:lvlJc w:val="left"/>
      <w:pPr>
        <w:ind w:left="5760" w:hanging="360"/>
      </w:pPr>
      <w:rPr>
        <w:rFonts w:hint="default" w:ascii="Courier New" w:hAnsi="Courier New"/>
      </w:rPr>
    </w:lvl>
    <w:lvl w:ilvl="8" w:tplc="E084C0EA">
      <w:start w:val="1"/>
      <w:numFmt w:val="bullet"/>
      <w:lvlText w:val=""/>
      <w:lvlJc w:val="left"/>
      <w:pPr>
        <w:ind w:left="6480" w:hanging="360"/>
      </w:pPr>
      <w:rPr>
        <w:rFonts w:hint="default" w:ascii="Wingdings" w:hAnsi="Wingdings"/>
      </w:rPr>
    </w:lvl>
  </w:abstractNum>
  <w:abstractNum w:abstractNumId="26" w15:restartNumberingAfterBreak="0">
    <w:nsid w:val="39DC5EC3"/>
    <w:multiLevelType w:val="hybridMultilevel"/>
    <w:tmpl w:val="8978582E"/>
    <w:lvl w:ilvl="0" w:tplc="FFFFFFFF">
      <w:start w:val="1"/>
      <w:numFmt w:val="bullet"/>
      <w:lvlText w:val=""/>
      <w:lvlJc w:val="left"/>
      <w:pPr>
        <w:ind w:left="720" w:hanging="360"/>
      </w:pPr>
      <w:rPr>
        <w:rFonts w:hint="default" w:ascii="Symbol" w:hAnsi="Symbol"/>
      </w:rPr>
    </w:lvl>
    <w:lvl w:ilvl="1" w:tplc="FFFFFFFF">
      <w:start w:val="1"/>
      <w:numFmt w:val="bullet"/>
      <w:lvlText w:val=""/>
      <w:lvlJc w:val="left"/>
      <w:pPr>
        <w:ind w:left="1440" w:hanging="360"/>
      </w:pPr>
      <w:rPr>
        <w:rFonts w:hint="default" w:ascii="Symbol" w:hAnsi="Symbol"/>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27" w15:restartNumberingAfterBreak="0">
    <w:nsid w:val="4BB05BB8"/>
    <w:multiLevelType w:val="hybridMultilevel"/>
    <w:tmpl w:val="FFFFFFFF"/>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Times New Roman"/>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Times New Roman"/>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Times New Roman"/>
      </w:rPr>
    </w:lvl>
    <w:lvl w:ilvl="8" w:tplc="04090005">
      <w:start w:val="1"/>
      <w:numFmt w:val="bullet"/>
      <w:lvlText w:val=""/>
      <w:lvlJc w:val="left"/>
      <w:pPr>
        <w:ind w:left="6480" w:hanging="360"/>
      </w:pPr>
      <w:rPr>
        <w:rFonts w:hint="default" w:ascii="Wingdings" w:hAnsi="Wingdings"/>
      </w:rPr>
    </w:lvl>
  </w:abstractNum>
  <w:abstractNum w:abstractNumId="28" w15:restartNumberingAfterBreak="0">
    <w:nsid w:val="4DD46CA4"/>
    <w:multiLevelType w:val="hybridMultilevel"/>
    <w:tmpl w:val="9D16EBBC"/>
    <w:lvl w:ilvl="0" w:tplc="0AC0A968">
      <w:start w:val="1"/>
      <w:numFmt w:val="decimal"/>
      <w:lvlText w:val="%1."/>
      <w:lvlJc w:val="left"/>
      <w:pPr>
        <w:ind w:left="720" w:hanging="360"/>
      </w:pPr>
    </w:lvl>
    <w:lvl w:ilvl="1" w:tplc="990CE5E6">
      <w:start w:val="1"/>
      <w:numFmt w:val="lowerLetter"/>
      <w:lvlText w:val="%2."/>
      <w:lvlJc w:val="left"/>
      <w:pPr>
        <w:ind w:left="1440" w:hanging="360"/>
      </w:pPr>
    </w:lvl>
    <w:lvl w:ilvl="2" w:tplc="40AEBC4E">
      <w:start w:val="1"/>
      <w:numFmt w:val="lowerRoman"/>
      <w:lvlText w:val="%3."/>
      <w:lvlJc w:val="right"/>
      <w:pPr>
        <w:ind w:left="2160" w:hanging="180"/>
      </w:pPr>
    </w:lvl>
    <w:lvl w:ilvl="3" w:tplc="947002FC">
      <w:start w:val="1"/>
      <w:numFmt w:val="decimal"/>
      <w:lvlText w:val="%4."/>
      <w:lvlJc w:val="left"/>
      <w:pPr>
        <w:ind w:left="2880" w:hanging="360"/>
      </w:pPr>
    </w:lvl>
    <w:lvl w:ilvl="4" w:tplc="F956F16C">
      <w:start w:val="1"/>
      <w:numFmt w:val="lowerLetter"/>
      <w:lvlText w:val="%5."/>
      <w:lvlJc w:val="left"/>
      <w:pPr>
        <w:ind w:left="3600" w:hanging="360"/>
      </w:pPr>
    </w:lvl>
    <w:lvl w:ilvl="5" w:tplc="829E5DEE">
      <w:start w:val="1"/>
      <w:numFmt w:val="lowerRoman"/>
      <w:lvlText w:val="%6."/>
      <w:lvlJc w:val="right"/>
      <w:pPr>
        <w:ind w:left="4320" w:hanging="180"/>
      </w:pPr>
    </w:lvl>
    <w:lvl w:ilvl="6" w:tplc="0818D990">
      <w:start w:val="1"/>
      <w:numFmt w:val="decimal"/>
      <w:lvlText w:val="%7."/>
      <w:lvlJc w:val="left"/>
      <w:pPr>
        <w:ind w:left="5040" w:hanging="360"/>
      </w:pPr>
    </w:lvl>
    <w:lvl w:ilvl="7" w:tplc="F8A09CFA">
      <w:start w:val="1"/>
      <w:numFmt w:val="lowerLetter"/>
      <w:lvlText w:val="%8."/>
      <w:lvlJc w:val="left"/>
      <w:pPr>
        <w:ind w:left="5760" w:hanging="360"/>
      </w:pPr>
    </w:lvl>
    <w:lvl w:ilvl="8" w:tplc="B450072C">
      <w:start w:val="1"/>
      <w:numFmt w:val="lowerRoman"/>
      <w:lvlText w:val="%9."/>
      <w:lvlJc w:val="right"/>
      <w:pPr>
        <w:ind w:left="6480" w:hanging="180"/>
      </w:pPr>
    </w:lvl>
  </w:abstractNum>
  <w:abstractNum w:abstractNumId="29" w15:restartNumberingAfterBreak="0">
    <w:nsid w:val="54A92CBC"/>
    <w:multiLevelType w:val="multilevel"/>
    <w:tmpl w:val="DF2659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54BF781F"/>
    <w:multiLevelType w:val="multilevel"/>
    <w:tmpl w:val="6946165E"/>
    <w:lvl w:ilvl="0">
      <w:start w:val="1"/>
      <w:numFmt w:val="bullet"/>
      <w:lvlText w:val=""/>
      <w:lvlJc w:val="left"/>
      <w:pPr>
        <w:ind w:left="720" w:hanging="360"/>
      </w:pPr>
      <w:rPr>
        <w:rFonts w:hint="default" w:ascii="Symbol" w:hAnsi="Symbol"/>
        <w:color w:val="ED8B00"/>
      </w:rPr>
    </w:lvl>
    <w:lvl w:ilvl="1">
      <w:start w:val="1"/>
      <w:numFmt w:val="bullet"/>
      <w:pStyle w:val="2ndLevelBullet"/>
      <w:lvlText w:val=""/>
      <w:lvlJc w:val="left"/>
      <w:pPr>
        <w:ind w:left="1440" w:hanging="360"/>
      </w:pPr>
      <w:rPr>
        <w:rFonts w:hint="default" w:ascii="Symbol" w:hAnsi="Symbol"/>
        <w:color w:val="6399AE"/>
      </w:rPr>
    </w:lvl>
    <w:lvl w:ilvl="2">
      <w:start w:val="1"/>
      <w:numFmt w:val="bullet"/>
      <w:pStyle w:val="3rdLevelBullet"/>
      <w:lvlText w:val=""/>
      <w:lvlJc w:val="left"/>
      <w:pPr>
        <w:ind w:left="2160" w:hanging="360"/>
      </w:pPr>
      <w:rPr>
        <w:rFonts w:hint="default" w:ascii="Symbol" w:hAnsi="Symbol"/>
        <w:color w:val="696158"/>
      </w:rPr>
    </w:lvl>
    <w:lvl w:ilvl="3">
      <w:start w:val="1"/>
      <w:numFmt w:val="bullet"/>
      <w:lvlText w:val=""/>
      <w:lvlJc w:val="left"/>
      <w:pPr>
        <w:ind w:left="2880" w:hanging="360"/>
      </w:pPr>
      <w:rPr>
        <w:rFonts w:hint="default" w:ascii="Symbol" w:hAnsi="Symbol"/>
        <w:sz w:val="20"/>
      </w:rPr>
    </w:lvl>
    <w:lvl w:ilvl="4">
      <w:start w:val="1"/>
      <w:numFmt w:val="bullet"/>
      <w:lvlRestart w:val="3"/>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1" w15:restartNumberingAfterBreak="0">
    <w:nsid w:val="565C5593"/>
    <w:multiLevelType w:val="multilevel"/>
    <w:tmpl w:val="459A76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59350306"/>
    <w:multiLevelType w:val="multilevel"/>
    <w:tmpl w:val="400CA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784722"/>
    <w:multiLevelType w:val="hybridMultilevel"/>
    <w:tmpl w:val="C40C72D8"/>
    <w:lvl w:ilvl="0" w:tplc="4FDAB62A">
      <w:start w:val="1"/>
      <w:numFmt w:val="bullet"/>
      <w:lvlText w:val=""/>
      <w:lvlJc w:val="left"/>
      <w:pPr>
        <w:ind w:left="720" w:hanging="360"/>
      </w:pPr>
      <w:rPr>
        <w:rFonts w:hint="default" w:ascii="Symbol" w:hAnsi="Symbol"/>
      </w:rPr>
    </w:lvl>
    <w:lvl w:ilvl="1" w:tplc="19C60D9E">
      <w:start w:val="1"/>
      <w:numFmt w:val="bullet"/>
      <w:lvlText w:val="o"/>
      <w:lvlJc w:val="left"/>
      <w:pPr>
        <w:ind w:left="1440" w:hanging="360"/>
      </w:pPr>
      <w:rPr>
        <w:rFonts w:hint="default" w:ascii="Courier New" w:hAnsi="Courier New"/>
      </w:rPr>
    </w:lvl>
    <w:lvl w:ilvl="2" w:tplc="AE765312">
      <w:start w:val="1"/>
      <w:numFmt w:val="bullet"/>
      <w:lvlText w:val=""/>
      <w:lvlJc w:val="left"/>
      <w:pPr>
        <w:ind w:left="2160" w:hanging="360"/>
      </w:pPr>
      <w:rPr>
        <w:rFonts w:hint="default" w:ascii="Wingdings" w:hAnsi="Wingdings"/>
      </w:rPr>
    </w:lvl>
    <w:lvl w:ilvl="3" w:tplc="4C0E3864">
      <w:start w:val="1"/>
      <w:numFmt w:val="bullet"/>
      <w:lvlText w:val=""/>
      <w:lvlJc w:val="left"/>
      <w:pPr>
        <w:ind w:left="2880" w:hanging="360"/>
      </w:pPr>
      <w:rPr>
        <w:rFonts w:hint="default" w:ascii="Symbol" w:hAnsi="Symbol"/>
      </w:rPr>
    </w:lvl>
    <w:lvl w:ilvl="4" w:tplc="D778BD64">
      <w:start w:val="1"/>
      <w:numFmt w:val="bullet"/>
      <w:lvlText w:val="o"/>
      <w:lvlJc w:val="left"/>
      <w:pPr>
        <w:ind w:left="3600" w:hanging="360"/>
      </w:pPr>
      <w:rPr>
        <w:rFonts w:hint="default" w:ascii="Courier New" w:hAnsi="Courier New"/>
      </w:rPr>
    </w:lvl>
    <w:lvl w:ilvl="5" w:tplc="2B0CEB7A">
      <w:start w:val="1"/>
      <w:numFmt w:val="bullet"/>
      <w:lvlText w:val=""/>
      <w:lvlJc w:val="left"/>
      <w:pPr>
        <w:ind w:left="4320" w:hanging="360"/>
      </w:pPr>
      <w:rPr>
        <w:rFonts w:hint="default" w:ascii="Wingdings" w:hAnsi="Wingdings"/>
      </w:rPr>
    </w:lvl>
    <w:lvl w:ilvl="6" w:tplc="69C62D76">
      <w:start w:val="1"/>
      <w:numFmt w:val="bullet"/>
      <w:lvlText w:val=""/>
      <w:lvlJc w:val="left"/>
      <w:pPr>
        <w:ind w:left="5040" w:hanging="360"/>
      </w:pPr>
      <w:rPr>
        <w:rFonts w:hint="default" w:ascii="Symbol" w:hAnsi="Symbol"/>
      </w:rPr>
    </w:lvl>
    <w:lvl w:ilvl="7" w:tplc="63C4F338">
      <w:start w:val="1"/>
      <w:numFmt w:val="bullet"/>
      <w:lvlText w:val="o"/>
      <w:lvlJc w:val="left"/>
      <w:pPr>
        <w:ind w:left="5760" w:hanging="360"/>
      </w:pPr>
      <w:rPr>
        <w:rFonts w:hint="default" w:ascii="Courier New" w:hAnsi="Courier New"/>
      </w:rPr>
    </w:lvl>
    <w:lvl w:ilvl="8" w:tplc="45BED8B2">
      <w:start w:val="1"/>
      <w:numFmt w:val="bullet"/>
      <w:lvlText w:val=""/>
      <w:lvlJc w:val="left"/>
      <w:pPr>
        <w:ind w:left="6480" w:hanging="360"/>
      </w:pPr>
      <w:rPr>
        <w:rFonts w:hint="default" w:ascii="Wingdings" w:hAnsi="Wingdings"/>
      </w:rPr>
    </w:lvl>
  </w:abstractNum>
  <w:abstractNum w:abstractNumId="34" w15:restartNumberingAfterBreak="0">
    <w:nsid w:val="5B43695E"/>
    <w:multiLevelType w:val="multilevel"/>
    <w:tmpl w:val="06C28A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223CCC6"/>
    <w:multiLevelType w:val="hybridMultilevel"/>
    <w:tmpl w:val="F1D07B76"/>
    <w:lvl w:ilvl="0" w:tplc="DC58A640">
      <w:start w:val="1"/>
      <w:numFmt w:val="bullet"/>
      <w:lvlText w:val="·"/>
      <w:lvlJc w:val="left"/>
      <w:pPr>
        <w:ind w:left="720" w:hanging="360"/>
      </w:pPr>
      <w:rPr>
        <w:rFonts w:hint="default" w:ascii="Symbol" w:hAnsi="Symbol"/>
      </w:rPr>
    </w:lvl>
    <w:lvl w:ilvl="1" w:tplc="95FA37D0">
      <w:start w:val="1"/>
      <w:numFmt w:val="bullet"/>
      <w:lvlText w:val="o"/>
      <w:lvlJc w:val="left"/>
      <w:pPr>
        <w:ind w:left="1440" w:hanging="360"/>
      </w:pPr>
      <w:rPr>
        <w:rFonts w:hint="default" w:ascii="Courier New" w:hAnsi="Courier New"/>
      </w:rPr>
    </w:lvl>
    <w:lvl w:ilvl="2" w:tplc="AA02ACF4">
      <w:start w:val="1"/>
      <w:numFmt w:val="bullet"/>
      <w:lvlText w:val=""/>
      <w:lvlJc w:val="left"/>
      <w:pPr>
        <w:ind w:left="2160" w:hanging="360"/>
      </w:pPr>
      <w:rPr>
        <w:rFonts w:hint="default" w:ascii="Wingdings" w:hAnsi="Wingdings"/>
      </w:rPr>
    </w:lvl>
    <w:lvl w:ilvl="3" w:tplc="C29C6100">
      <w:start w:val="1"/>
      <w:numFmt w:val="bullet"/>
      <w:lvlText w:val=""/>
      <w:lvlJc w:val="left"/>
      <w:pPr>
        <w:ind w:left="2880" w:hanging="360"/>
      </w:pPr>
      <w:rPr>
        <w:rFonts w:hint="default" w:ascii="Symbol" w:hAnsi="Symbol"/>
      </w:rPr>
    </w:lvl>
    <w:lvl w:ilvl="4" w:tplc="BB6C96B2">
      <w:start w:val="1"/>
      <w:numFmt w:val="bullet"/>
      <w:lvlText w:val="o"/>
      <w:lvlJc w:val="left"/>
      <w:pPr>
        <w:ind w:left="3600" w:hanging="360"/>
      </w:pPr>
      <w:rPr>
        <w:rFonts w:hint="default" w:ascii="Courier New" w:hAnsi="Courier New"/>
      </w:rPr>
    </w:lvl>
    <w:lvl w:ilvl="5" w:tplc="A08A7364">
      <w:start w:val="1"/>
      <w:numFmt w:val="bullet"/>
      <w:lvlText w:val=""/>
      <w:lvlJc w:val="left"/>
      <w:pPr>
        <w:ind w:left="4320" w:hanging="360"/>
      </w:pPr>
      <w:rPr>
        <w:rFonts w:hint="default" w:ascii="Wingdings" w:hAnsi="Wingdings"/>
      </w:rPr>
    </w:lvl>
    <w:lvl w:ilvl="6" w:tplc="37C4AD02">
      <w:start w:val="1"/>
      <w:numFmt w:val="bullet"/>
      <w:lvlText w:val=""/>
      <w:lvlJc w:val="left"/>
      <w:pPr>
        <w:ind w:left="5040" w:hanging="360"/>
      </w:pPr>
      <w:rPr>
        <w:rFonts w:hint="default" w:ascii="Symbol" w:hAnsi="Symbol"/>
      </w:rPr>
    </w:lvl>
    <w:lvl w:ilvl="7" w:tplc="A894B516">
      <w:start w:val="1"/>
      <w:numFmt w:val="bullet"/>
      <w:lvlText w:val="o"/>
      <w:lvlJc w:val="left"/>
      <w:pPr>
        <w:ind w:left="5760" w:hanging="360"/>
      </w:pPr>
      <w:rPr>
        <w:rFonts w:hint="default" w:ascii="Courier New" w:hAnsi="Courier New"/>
      </w:rPr>
    </w:lvl>
    <w:lvl w:ilvl="8" w:tplc="A5E02A98">
      <w:start w:val="1"/>
      <w:numFmt w:val="bullet"/>
      <w:lvlText w:val=""/>
      <w:lvlJc w:val="left"/>
      <w:pPr>
        <w:ind w:left="6480" w:hanging="360"/>
      </w:pPr>
      <w:rPr>
        <w:rFonts w:hint="default" w:ascii="Wingdings" w:hAnsi="Wingdings"/>
      </w:rPr>
    </w:lvl>
  </w:abstractNum>
  <w:abstractNum w:abstractNumId="36" w15:restartNumberingAfterBreak="0">
    <w:nsid w:val="62E27D78"/>
    <w:multiLevelType w:val="hybridMultilevel"/>
    <w:tmpl w:val="0428D8EE"/>
    <w:lvl w:ilvl="0" w:tplc="BF30372A">
      <w:start w:val="1"/>
      <w:numFmt w:val="bullet"/>
      <w:lvlText w:val="·"/>
      <w:lvlJc w:val="left"/>
      <w:pPr>
        <w:ind w:left="720" w:hanging="360"/>
      </w:pPr>
      <w:rPr>
        <w:rFonts w:hint="default" w:ascii="Symbol" w:hAnsi="Symbol"/>
      </w:rPr>
    </w:lvl>
    <w:lvl w:ilvl="1" w:tplc="D7B03C9E">
      <w:start w:val="1"/>
      <w:numFmt w:val="bullet"/>
      <w:lvlText w:val="o"/>
      <w:lvlJc w:val="left"/>
      <w:pPr>
        <w:ind w:left="1440" w:hanging="360"/>
      </w:pPr>
      <w:rPr>
        <w:rFonts w:hint="default" w:ascii="Courier New" w:hAnsi="Courier New"/>
      </w:rPr>
    </w:lvl>
    <w:lvl w:ilvl="2" w:tplc="E62CA8DE">
      <w:start w:val="1"/>
      <w:numFmt w:val="bullet"/>
      <w:lvlText w:val=""/>
      <w:lvlJc w:val="left"/>
      <w:pPr>
        <w:ind w:left="2160" w:hanging="360"/>
      </w:pPr>
      <w:rPr>
        <w:rFonts w:hint="default" w:ascii="Wingdings" w:hAnsi="Wingdings"/>
      </w:rPr>
    </w:lvl>
    <w:lvl w:ilvl="3" w:tplc="D8B2A55E">
      <w:start w:val="1"/>
      <w:numFmt w:val="bullet"/>
      <w:lvlText w:val=""/>
      <w:lvlJc w:val="left"/>
      <w:pPr>
        <w:ind w:left="2880" w:hanging="360"/>
      </w:pPr>
      <w:rPr>
        <w:rFonts w:hint="default" w:ascii="Symbol" w:hAnsi="Symbol"/>
      </w:rPr>
    </w:lvl>
    <w:lvl w:ilvl="4" w:tplc="77904A40">
      <w:start w:val="1"/>
      <w:numFmt w:val="bullet"/>
      <w:lvlText w:val="o"/>
      <w:lvlJc w:val="left"/>
      <w:pPr>
        <w:ind w:left="3600" w:hanging="360"/>
      </w:pPr>
      <w:rPr>
        <w:rFonts w:hint="default" w:ascii="Courier New" w:hAnsi="Courier New"/>
      </w:rPr>
    </w:lvl>
    <w:lvl w:ilvl="5" w:tplc="0E1EE6B6">
      <w:start w:val="1"/>
      <w:numFmt w:val="bullet"/>
      <w:lvlText w:val=""/>
      <w:lvlJc w:val="left"/>
      <w:pPr>
        <w:ind w:left="4320" w:hanging="360"/>
      </w:pPr>
      <w:rPr>
        <w:rFonts w:hint="default" w:ascii="Wingdings" w:hAnsi="Wingdings"/>
      </w:rPr>
    </w:lvl>
    <w:lvl w:ilvl="6" w:tplc="76DC7A60">
      <w:start w:val="1"/>
      <w:numFmt w:val="bullet"/>
      <w:lvlText w:val=""/>
      <w:lvlJc w:val="left"/>
      <w:pPr>
        <w:ind w:left="5040" w:hanging="360"/>
      </w:pPr>
      <w:rPr>
        <w:rFonts w:hint="default" w:ascii="Symbol" w:hAnsi="Symbol"/>
      </w:rPr>
    </w:lvl>
    <w:lvl w:ilvl="7" w:tplc="3314D3EA">
      <w:start w:val="1"/>
      <w:numFmt w:val="bullet"/>
      <w:lvlText w:val="o"/>
      <w:lvlJc w:val="left"/>
      <w:pPr>
        <w:ind w:left="5760" w:hanging="360"/>
      </w:pPr>
      <w:rPr>
        <w:rFonts w:hint="default" w:ascii="Courier New" w:hAnsi="Courier New"/>
      </w:rPr>
    </w:lvl>
    <w:lvl w:ilvl="8" w:tplc="60FABD2A">
      <w:start w:val="1"/>
      <w:numFmt w:val="bullet"/>
      <w:lvlText w:val=""/>
      <w:lvlJc w:val="left"/>
      <w:pPr>
        <w:ind w:left="6480" w:hanging="360"/>
      </w:pPr>
      <w:rPr>
        <w:rFonts w:hint="default" w:ascii="Wingdings" w:hAnsi="Wingdings"/>
      </w:rPr>
    </w:lvl>
  </w:abstractNum>
  <w:abstractNum w:abstractNumId="37" w15:restartNumberingAfterBreak="0">
    <w:nsid w:val="66F223C6"/>
    <w:multiLevelType w:val="multilevel"/>
    <w:tmpl w:val="4F0C0F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6A463384"/>
    <w:multiLevelType w:val="hybridMultilevel"/>
    <w:tmpl w:val="5FE0A998"/>
    <w:lvl w:ilvl="0" w:tplc="C72C9ACE">
      <w:start w:val="1"/>
      <w:numFmt w:val="bullet"/>
      <w:lvlText w:val=""/>
      <w:lvlJc w:val="left"/>
      <w:pPr>
        <w:ind w:left="720" w:hanging="360"/>
      </w:pPr>
      <w:rPr>
        <w:rFonts w:hint="default" w:ascii="Symbol" w:hAnsi="Symbol"/>
      </w:rPr>
    </w:lvl>
    <w:lvl w:ilvl="1" w:tplc="6C4AD81E">
      <w:start w:val="1"/>
      <w:numFmt w:val="bullet"/>
      <w:lvlText w:val="o"/>
      <w:lvlJc w:val="left"/>
      <w:pPr>
        <w:ind w:left="1440" w:hanging="360"/>
      </w:pPr>
      <w:rPr>
        <w:rFonts w:hint="default" w:ascii="Courier New" w:hAnsi="Courier New"/>
      </w:rPr>
    </w:lvl>
    <w:lvl w:ilvl="2" w:tplc="B2E69A54">
      <w:start w:val="1"/>
      <w:numFmt w:val="bullet"/>
      <w:lvlText w:val=""/>
      <w:lvlJc w:val="left"/>
      <w:pPr>
        <w:ind w:left="2160" w:hanging="360"/>
      </w:pPr>
      <w:rPr>
        <w:rFonts w:hint="default" w:ascii="Wingdings" w:hAnsi="Wingdings"/>
      </w:rPr>
    </w:lvl>
    <w:lvl w:ilvl="3" w:tplc="20C8E2BE">
      <w:start w:val="1"/>
      <w:numFmt w:val="bullet"/>
      <w:lvlText w:val=""/>
      <w:lvlJc w:val="left"/>
      <w:pPr>
        <w:ind w:left="2880" w:hanging="360"/>
      </w:pPr>
      <w:rPr>
        <w:rFonts w:hint="default" w:ascii="Symbol" w:hAnsi="Symbol"/>
      </w:rPr>
    </w:lvl>
    <w:lvl w:ilvl="4" w:tplc="21E498FE">
      <w:start w:val="1"/>
      <w:numFmt w:val="bullet"/>
      <w:lvlText w:val="o"/>
      <w:lvlJc w:val="left"/>
      <w:pPr>
        <w:ind w:left="3600" w:hanging="360"/>
      </w:pPr>
      <w:rPr>
        <w:rFonts w:hint="default" w:ascii="Courier New" w:hAnsi="Courier New"/>
      </w:rPr>
    </w:lvl>
    <w:lvl w:ilvl="5" w:tplc="E9CCED72">
      <w:start w:val="1"/>
      <w:numFmt w:val="bullet"/>
      <w:lvlText w:val=""/>
      <w:lvlJc w:val="left"/>
      <w:pPr>
        <w:ind w:left="4320" w:hanging="360"/>
      </w:pPr>
      <w:rPr>
        <w:rFonts w:hint="default" w:ascii="Wingdings" w:hAnsi="Wingdings"/>
      </w:rPr>
    </w:lvl>
    <w:lvl w:ilvl="6" w:tplc="F79CC9FC">
      <w:start w:val="1"/>
      <w:numFmt w:val="bullet"/>
      <w:lvlText w:val=""/>
      <w:lvlJc w:val="left"/>
      <w:pPr>
        <w:ind w:left="5040" w:hanging="360"/>
      </w:pPr>
      <w:rPr>
        <w:rFonts w:hint="default" w:ascii="Symbol" w:hAnsi="Symbol"/>
      </w:rPr>
    </w:lvl>
    <w:lvl w:ilvl="7" w:tplc="5480122C">
      <w:start w:val="1"/>
      <w:numFmt w:val="bullet"/>
      <w:lvlText w:val="o"/>
      <w:lvlJc w:val="left"/>
      <w:pPr>
        <w:ind w:left="5760" w:hanging="360"/>
      </w:pPr>
      <w:rPr>
        <w:rFonts w:hint="default" w:ascii="Courier New" w:hAnsi="Courier New"/>
      </w:rPr>
    </w:lvl>
    <w:lvl w:ilvl="8" w:tplc="A2201930">
      <w:start w:val="1"/>
      <w:numFmt w:val="bullet"/>
      <w:lvlText w:val=""/>
      <w:lvlJc w:val="left"/>
      <w:pPr>
        <w:ind w:left="6480" w:hanging="360"/>
      </w:pPr>
      <w:rPr>
        <w:rFonts w:hint="default" w:ascii="Wingdings" w:hAnsi="Wingdings"/>
      </w:rPr>
    </w:lvl>
  </w:abstractNum>
  <w:abstractNum w:abstractNumId="39" w15:restartNumberingAfterBreak="0">
    <w:nsid w:val="6E7C67A1"/>
    <w:multiLevelType w:val="multilevel"/>
    <w:tmpl w:val="B39262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6E874849"/>
    <w:multiLevelType w:val="hybridMultilevel"/>
    <w:tmpl w:val="EB98C608"/>
    <w:lvl w:ilvl="0" w:tplc="971A380E">
      <w:start w:val="1"/>
      <w:numFmt w:val="bullet"/>
      <w:lvlText w:val=""/>
      <w:lvlJc w:val="left"/>
      <w:pPr>
        <w:ind w:left="720" w:hanging="360"/>
      </w:pPr>
      <w:rPr>
        <w:rFonts w:hint="default" w:ascii="Symbol" w:hAnsi="Symbol"/>
      </w:rPr>
    </w:lvl>
    <w:lvl w:ilvl="1" w:tplc="F98AEC1A">
      <w:start w:val="1"/>
      <w:numFmt w:val="bullet"/>
      <w:lvlText w:val="o"/>
      <w:lvlJc w:val="left"/>
      <w:pPr>
        <w:ind w:left="1440" w:hanging="360"/>
      </w:pPr>
      <w:rPr>
        <w:rFonts w:hint="default" w:ascii="Courier New" w:hAnsi="Courier New"/>
      </w:rPr>
    </w:lvl>
    <w:lvl w:ilvl="2" w:tplc="3E86055C">
      <w:start w:val="1"/>
      <w:numFmt w:val="bullet"/>
      <w:lvlText w:val=""/>
      <w:lvlJc w:val="left"/>
      <w:pPr>
        <w:ind w:left="2160" w:hanging="360"/>
      </w:pPr>
      <w:rPr>
        <w:rFonts w:hint="default" w:ascii="Wingdings" w:hAnsi="Wingdings"/>
      </w:rPr>
    </w:lvl>
    <w:lvl w:ilvl="3" w:tplc="FD7AE63C">
      <w:start w:val="1"/>
      <w:numFmt w:val="bullet"/>
      <w:lvlText w:val=""/>
      <w:lvlJc w:val="left"/>
      <w:pPr>
        <w:ind w:left="2880" w:hanging="360"/>
      </w:pPr>
      <w:rPr>
        <w:rFonts w:hint="default" w:ascii="Symbol" w:hAnsi="Symbol"/>
      </w:rPr>
    </w:lvl>
    <w:lvl w:ilvl="4" w:tplc="0F3CC248">
      <w:start w:val="1"/>
      <w:numFmt w:val="bullet"/>
      <w:lvlText w:val="o"/>
      <w:lvlJc w:val="left"/>
      <w:pPr>
        <w:ind w:left="3600" w:hanging="360"/>
      </w:pPr>
      <w:rPr>
        <w:rFonts w:hint="default" w:ascii="Courier New" w:hAnsi="Courier New"/>
      </w:rPr>
    </w:lvl>
    <w:lvl w:ilvl="5" w:tplc="E3500150">
      <w:start w:val="1"/>
      <w:numFmt w:val="bullet"/>
      <w:lvlText w:val=""/>
      <w:lvlJc w:val="left"/>
      <w:pPr>
        <w:ind w:left="4320" w:hanging="360"/>
      </w:pPr>
      <w:rPr>
        <w:rFonts w:hint="default" w:ascii="Wingdings" w:hAnsi="Wingdings"/>
      </w:rPr>
    </w:lvl>
    <w:lvl w:ilvl="6" w:tplc="A896F8B8">
      <w:start w:val="1"/>
      <w:numFmt w:val="bullet"/>
      <w:lvlText w:val=""/>
      <w:lvlJc w:val="left"/>
      <w:pPr>
        <w:ind w:left="5040" w:hanging="360"/>
      </w:pPr>
      <w:rPr>
        <w:rFonts w:hint="default" w:ascii="Symbol" w:hAnsi="Symbol"/>
      </w:rPr>
    </w:lvl>
    <w:lvl w:ilvl="7" w:tplc="50DEB494">
      <w:start w:val="1"/>
      <w:numFmt w:val="bullet"/>
      <w:lvlText w:val="o"/>
      <w:lvlJc w:val="left"/>
      <w:pPr>
        <w:ind w:left="5760" w:hanging="360"/>
      </w:pPr>
      <w:rPr>
        <w:rFonts w:hint="default" w:ascii="Courier New" w:hAnsi="Courier New"/>
      </w:rPr>
    </w:lvl>
    <w:lvl w:ilvl="8" w:tplc="362EEADA">
      <w:start w:val="1"/>
      <w:numFmt w:val="bullet"/>
      <w:lvlText w:val=""/>
      <w:lvlJc w:val="left"/>
      <w:pPr>
        <w:ind w:left="6480" w:hanging="360"/>
      </w:pPr>
      <w:rPr>
        <w:rFonts w:hint="default" w:ascii="Wingdings" w:hAnsi="Wingdings"/>
      </w:rPr>
    </w:lvl>
  </w:abstractNum>
  <w:abstractNum w:abstractNumId="41" w15:restartNumberingAfterBreak="0">
    <w:nsid w:val="718F4E55"/>
    <w:multiLevelType w:val="multilevel"/>
    <w:tmpl w:val="8B0859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7270CBD4"/>
    <w:multiLevelType w:val="hybridMultilevel"/>
    <w:tmpl w:val="A27E664C"/>
    <w:lvl w:ilvl="0" w:tplc="10583DE2">
      <w:start w:val="1"/>
      <w:numFmt w:val="bullet"/>
      <w:lvlText w:val=""/>
      <w:lvlJc w:val="left"/>
      <w:pPr>
        <w:ind w:left="720" w:hanging="360"/>
      </w:pPr>
      <w:rPr>
        <w:rFonts w:hint="default" w:ascii="Symbol" w:hAnsi="Symbol"/>
      </w:rPr>
    </w:lvl>
    <w:lvl w:ilvl="1" w:tplc="84AEA786">
      <w:start w:val="1"/>
      <w:numFmt w:val="bullet"/>
      <w:lvlText w:val="o"/>
      <w:lvlJc w:val="left"/>
      <w:pPr>
        <w:ind w:left="1440" w:hanging="360"/>
      </w:pPr>
      <w:rPr>
        <w:rFonts w:hint="default" w:ascii="Courier New" w:hAnsi="Courier New"/>
      </w:rPr>
    </w:lvl>
    <w:lvl w:ilvl="2" w:tplc="6FF0D368">
      <w:start w:val="1"/>
      <w:numFmt w:val="bullet"/>
      <w:lvlText w:val=""/>
      <w:lvlJc w:val="left"/>
      <w:pPr>
        <w:ind w:left="2160" w:hanging="360"/>
      </w:pPr>
      <w:rPr>
        <w:rFonts w:hint="default" w:ascii="Wingdings" w:hAnsi="Wingdings"/>
      </w:rPr>
    </w:lvl>
    <w:lvl w:ilvl="3" w:tplc="D8EEBE70">
      <w:start w:val="1"/>
      <w:numFmt w:val="bullet"/>
      <w:lvlText w:val=""/>
      <w:lvlJc w:val="left"/>
      <w:pPr>
        <w:ind w:left="2880" w:hanging="360"/>
      </w:pPr>
      <w:rPr>
        <w:rFonts w:hint="default" w:ascii="Symbol" w:hAnsi="Symbol"/>
      </w:rPr>
    </w:lvl>
    <w:lvl w:ilvl="4" w:tplc="6DE8D806">
      <w:start w:val="1"/>
      <w:numFmt w:val="bullet"/>
      <w:lvlText w:val="o"/>
      <w:lvlJc w:val="left"/>
      <w:pPr>
        <w:ind w:left="3600" w:hanging="360"/>
      </w:pPr>
      <w:rPr>
        <w:rFonts w:hint="default" w:ascii="Courier New" w:hAnsi="Courier New"/>
      </w:rPr>
    </w:lvl>
    <w:lvl w:ilvl="5" w:tplc="F822F7F4">
      <w:start w:val="1"/>
      <w:numFmt w:val="bullet"/>
      <w:lvlText w:val=""/>
      <w:lvlJc w:val="left"/>
      <w:pPr>
        <w:ind w:left="4320" w:hanging="360"/>
      </w:pPr>
      <w:rPr>
        <w:rFonts w:hint="default" w:ascii="Wingdings" w:hAnsi="Wingdings"/>
      </w:rPr>
    </w:lvl>
    <w:lvl w:ilvl="6" w:tplc="FFD8B184">
      <w:start w:val="1"/>
      <w:numFmt w:val="bullet"/>
      <w:lvlText w:val=""/>
      <w:lvlJc w:val="left"/>
      <w:pPr>
        <w:ind w:left="5040" w:hanging="360"/>
      </w:pPr>
      <w:rPr>
        <w:rFonts w:hint="default" w:ascii="Symbol" w:hAnsi="Symbol"/>
      </w:rPr>
    </w:lvl>
    <w:lvl w:ilvl="7" w:tplc="8AB0FAD6">
      <w:start w:val="1"/>
      <w:numFmt w:val="bullet"/>
      <w:lvlText w:val="o"/>
      <w:lvlJc w:val="left"/>
      <w:pPr>
        <w:ind w:left="5760" w:hanging="360"/>
      </w:pPr>
      <w:rPr>
        <w:rFonts w:hint="default" w:ascii="Courier New" w:hAnsi="Courier New"/>
      </w:rPr>
    </w:lvl>
    <w:lvl w:ilvl="8" w:tplc="70669168">
      <w:start w:val="1"/>
      <w:numFmt w:val="bullet"/>
      <w:lvlText w:val=""/>
      <w:lvlJc w:val="left"/>
      <w:pPr>
        <w:ind w:left="6480" w:hanging="360"/>
      </w:pPr>
      <w:rPr>
        <w:rFonts w:hint="default" w:ascii="Wingdings" w:hAnsi="Wingdings"/>
      </w:rPr>
    </w:lvl>
  </w:abstractNum>
  <w:abstractNum w:abstractNumId="43" w15:restartNumberingAfterBreak="0">
    <w:nsid w:val="747616CF"/>
    <w:multiLevelType w:val="multilevel"/>
    <w:tmpl w:val="551C9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74DA3A13"/>
    <w:multiLevelType w:val="hybridMultilevel"/>
    <w:tmpl w:val="88B64CBE"/>
    <w:lvl w:ilvl="0" w:tplc="88FA6B9E">
      <w:start w:val="1"/>
      <w:numFmt w:val="decimal"/>
      <w:lvlText w:val="%1."/>
      <w:lvlJc w:val="left"/>
      <w:pPr>
        <w:ind w:left="720" w:hanging="360"/>
      </w:pPr>
    </w:lvl>
    <w:lvl w:ilvl="1" w:tplc="EF32D302">
      <w:start w:val="1"/>
      <w:numFmt w:val="lowerLetter"/>
      <w:lvlText w:val="%2."/>
      <w:lvlJc w:val="left"/>
      <w:pPr>
        <w:ind w:left="1440" w:hanging="360"/>
      </w:pPr>
    </w:lvl>
    <w:lvl w:ilvl="2" w:tplc="6C2A1176">
      <w:start w:val="1"/>
      <w:numFmt w:val="lowerRoman"/>
      <w:lvlText w:val="%3."/>
      <w:lvlJc w:val="right"/>
      <w:pPr>
        <w:ind w:left="2160" w:hanging="180"/>
      </w:pPr>
    </w:lvl>
    <w:lvl w:ilvl="3" w:tplc="289409C2">
      <w:start w:val="1"/>
      <w:numFmt w:val="decimal"/>
      <w:lvlText w:val="%4."/>
      <w:lvlJc w:val="left"/>
      <w:pPr>
        <w:ind w:left="2880" w:hanging="360"/>
      </w:pPr>
    </w:lvl>
    <w:lvl w:ilvl="4" w:tplc="C0341C5A">
      <w:start w:val="1"/>
      <w:numFmt w:val="lowerLetter"/>
      <w:lvlText w:val="%5."/>
      <w:lvlJc w:val="left"/>
      <w:pPr>
        <w:ind w:left="3600" w:hanging="360"/>
      </w:pPr>
    </w:lvl>
    <w:lvl w:ilvl="5" w:tplc="0D70FCC8">
      <w:start w:val="1"/>
      <w:numFmt w:val="lowerRoman"/>
      <w:lvlText w:val="%6."/>
      <w:lvlJc w:val="right"/>
      <w:pPr>
        <w:ind w:left="4320" w:hanging="180"/>
      </w:pPr>
    </w:lvl>
    <w:lvl w:ilvl="6" w:tplc="10969706">
      <w:start w:val="1"/>
      <w:numFmt w:val="decimal"/>
      <w:lvlText w:val="%7."/>
      <w:lvlJc w:val="left"/>
      <w:pPr>
        <w:ind w:left="5040" w:hanging="360"/>
      </w:pPr>
    </w:lvl>
    <w:lvl w:ilvl="7" w:tplc="5CDA734C">
      <w:start w:val="1"/>
      <w:numFmt w:val="lowerLetter"/>
      <w:lvlText w:val="%8."/>
      <w:lvlJc w:val="left"/>
      <w:pPr>
        <w:ind w:left="5760" w:hanging="360"/>
      </w:pPr>
    </w:lvl>
    <w:lvl w:ilvl="8" w:tplc="BE22C90E">
      <w:start w:val="1"/>
      <w:numFmt w:val="lowerRoman"/>
      <w:lvlText w:val="%9."/>
      <w:lvlJc w:val="right"/>
      <w:pPr>
        <w:ind w:left="6480" w:hanging="180"/>
      </w:pPr>
    </w:lvl>
  </w:abstractNum>
  <w:abstractNum w:abstractNumId="45" w15:restartNumberingAfterBreak="0">
    <w:nsid w:val="77CD3E7A"/>
    <w:multiLevelType w:val="hybridMultilevel"/>
    <w:tmpl w:val="0942815A"/>
    <w:lvl w:ilvl="0" w:tplc="EBC478D2">
      <w:start w:val="1"/>
      <w:numFmt w:val="bullet"/>
      <w:lvlText w:val=""/>
      <w:lvlJc w:val="left"/>
      <w:pPr>
        <w:ind w:left="907" w:hanging="360"/>
      </w:pPr>
      <w:rPr>
        <w:rFonts w:hint="default" w:ascii="Symbol" w:hAnsi="Symbol"/>
      </w:rPr>
    </w:lvl>
    <w:lvl w:ilvl="1" w:tplc="B6C43024">
      <w:start w:val="1"/>
      <w:numFmt w:val="bullet"/>
      <w:lvlText w:val="o"/>
      <w:lvlJc w:val="left"/>
      <w:pPr>
        <w:ind w:left="1440" w:hanging="360"/>
      </w:pPr>
      <w:rPr>
        <w:rFonts w:hint="default" w:ascii="Courier New" w:hAnsi="Courier New"/>
      </w:rPr>
    </w:lvl>
    <w:lvl w:ilvl="2" w:tplc="5EA423F0">
      <w:start w:val="1"/>
      <w:numFmt w:val="bullet"/>
      <w:lvlText w:val=""/>
      <w:lvlJc w:val="left"/>
      <w:pPr>
        <w:ind w:left="2160" w:hanging="360"/>
      </w:pPr>
      <w:rPr>
        <w:rFonts w:hint="default" w:ascii="Wingdings" w:hAnsi="Wingdings"/>
      </w:rPr>
    </w:lvl>
    <w:lvl w:ilvl="3" w:tplc="01649AF8">
      <w:start w:val="1"/>
      <w:numFmt w:val="bullet"/>
      <w:lvlText w:val=""/>
      <w:lvlJc w:val="left"/>
      <w:pPr>
        <w:ind w:left="2880" w:hanging="360"/>
      </w:pPr>
      <w:rPr>
        <w:rFonts w:hint="default" w:ascii="Symbol" w:hAnsi="Symbol"/>
      </w:rPr>
    </w:lvl>
    <w:lvl w:ilvl="4" w:tplc="C6DA0E16">
      <w:start w:val="1"/>
      <w:numFmt w:val="bullet"/>
      <w:lvlText w:val="o"/>
      <w:lvlJc w:val="left"/>
      <w:pPr>
        <w:ind w:left="3600" w:hanging="360"/>
      </w:pPr>
      <w:rPr>
        <w:rFonts w:hint="default" w:ascii="Courier New" w:hAnsi="Courier New"/>
      </w:rPr>
    </w:lvl>
    <w:lvl w:ilvl="5" w:tplc="DFAC46CC">
      <w:start w:val="1"/>
      <w:numFmt w:val="bullet"/>
      <w:lvlText w:val=""/>
      <w:lvlJc w:val="left"/>
      <w:pPr>
        <w:ind w:left="4320" w:hanging="360"/>
      </w:pPr>
      <w:rPr>
        <w:rFonts w:hint="default" w:ascii="Wingdings" w:hAnsi="Wingdings"/>
      </w:rPr>
    </w:lvl>
    <w:lvl w:ilvl="6" w:tplc="74DEFF1E">
      <w:start w:val="1"/>
      <w:numFmt w:val="bullet"/>
      <w:lvlText w:val=""/>
      <w:lvlJc w:val="left"/>
      <w:pPr>
        <w:ind w:left="5040" w:hanging="360"/>
      </w:pPr>
      <w:rPr>
        <w:rFonts w:hint="default" w:ascii="Symbol" w:hAnsi="Symbol"/>
      </w:rPr>
    </w:lvl>
    <w:lvl w:ilvl="7" w:tplc="EE8C294C">
      <w:start w:val="1"/>
      <w:numFmt w:val="bullet"/>
      <w:lvlText w:val="o"/>
      <w:lvlJc w:val="left"/>
      <w:pPr>
        <w:ind w:left="5760" w:hanging="360"/>
      </w:pPr>
      <w:rPr>
        <w:rFonts w:hint="default" w:ascii="Courier New" w:hAnsi="Courier New"/>
      </w:rPr>
    </w:lvl>
    <w:lvl w:ilvl="8" w:tplc="A52C1C88">
      <w:start w:val="1"/>
      <w:numFmt w:val="bullet"/>
      <w:lvlText w:val=""/>
      <w:lvlJc w:val="left"/>
      <w:pPr>
        <w:ind w:left="6480" w:hanging="360"/>
      </w:pPr>
      <w:rPr>
        <w:rFonts w:hint="default" w:ascii="Wingdings" w:hAnsi="Wingdings"/>
      </w:rPr>
    </w:lvl>
  </w:abstractNum>
  <w:abstractNum w:abstractNumId="46" w15:restartNumberingAfterBreak="0">
    <w:nsid w:val="7908C7E8"/>
    <w:multiLevelType w:val="hybridMultilevel"/>
    <w:tmpl w:val="BF6AB58A"/>
    <w:lvl w:ilvl="0" w:tplc="0B02A3D2">
      <w:start w:val="1"/>
      <w:numFmt w:val="bullet"/>
      <w:lvlText w:val=""/>
      <w:lvlJc w:val="left"/>
      <w:pPr>
        <w:ind w:left="720" w:hanging="360"/>
      </w:pPr>
      <w:rPr>
        <w:rFonts w:hint="default" w:ascii="Symbol" w:hAnsi="Symbol"/>
      </w:rPr>
    </w:lvl>
    <w:lvl w:ilvl="1" w:tplc="23501388">
      <w:start w:val="1"/>
      <w:numFmt w:val="bullet"/>
      <w:lvlText w:val="o"/>
      <w:lvlJc w:val="left"/>
      <w:pPr>
        <w:ind w:left="1440" w:hanging="360"/>
      </w:pPr>
      <w:rPr>
        <w:rFonts w:hint="default" w:ascii="Courier New" w:hAnsi="Courier New"/>
      </w:rPr>
    </w:lvl>
    <w:lvl w:ilvl="2" w:tplc="B3B241B0">
      <w:start w:val="1"/>
      <w:numFmt w:val="bullet"/>
      <w:lvlText w:val=""/>
      <w:lvlJc w:val="left"/>
      <w:pPr>
        <w:ind w:left="2160" w:hanging="360"/>
      </w:pPr>
      <w:rPr>
        <w:rFonts w:hint="default" w:ascii="Wingdings" w:hAnsi="Wingdings"/>
      </w:rPr>
    </w:lvl>
    <w:lvl w:ilvl="3" w:tplc="8444AC10">
      <w:start w:val="1"/>
      <w:numFmt w:val="bullet"/>
      <w:lvlText w:val=""/>
      <w:lvlJc w:val="left"/>
      <w:pPr>
        <w:ind w:left="2880" w:hanging="360"/>
      </w:pPr>
      <w:rPr>
        <w:rFonts w:hint="default" w:ascii="Symbol" w:hAnsi="Symbol"/>
      </w:rPr>
    </w:lvl>
    <w:lvl w:ilvl="4" w:tplc="805EF744">
      <w:start w:val="1"/>
      <w:numFmt w:val="bullet"/>
      <w:lvlText w:val="o"/>
      <w:lvlJc w:val="left"/>
      <w:pPr>
        <w:ind w:left="3600" w:hanging="360"/>
      </w:pPr>
      <w:rPr>
        <w:rFonts w:hint="default" w:ascii="Courier New" w:hAnsi="Courier New"/>
      </w:rPr>
    </w:lvl>
    <w:lvl w:ilvl="5" w:tplc="9B9C18FC">
      <w:start w:val="1"/>
      <w:numFmt w:val="bullet"/>
      <w:lvlText w:val=""/>
      <w:lvlJc w:val="left"/>
      <w:pPr>
        <w:ind w:left="4320" w:hanging="360"/>
      </w:pPr>
      <w:rPr>
        <w:rFonts w:hint="default" w:ascii="Wingdings" w:hAnsi="Wingdings"/>
      </w:rPr>
    </w:lvl>
    <w:lvl w:ilvl="6" w:tplc="E8BC0852">
      <w:start w:val="1"/>
      <w:numFmt w:val="bullet"/>
      <w:lvlText w:val=""/>
      <w:lvlJc w:val="left"/>
      <w:pPr>
        <w:ind w:left="5040" w:hanging="360"/>
      </w:pPr>
      <w:rPr>
        <w:rFonts w:hint="default" w:ascii="Symbol" w:hAnsi="Symbol"/>
      </w:rPr>
    </w:lvl>
    <w:lvl w:ilvl="7" w:tplc="AB8ED07C">
      <w:start w:val="1"/>
      <w:numFmt w:val="bullet"/>
      <w:lvlText w:val="o"/>
      <w:lvlJc w:val="left"/>
      <w:pPr>
        <w:ind w:left="5760" w:hanging="360"/>
      </w:pPr>
      <w:rPr>
        <w:rFonts w:hint="default" w:ascii="Courier New" w:hAnsi="Courier New"/>
      </w:rPr>
    </w:lvl>
    <w:lvl w:ilvl="8" w:tplc="D60E636A">
      <w:start w:val="1"/>
      <w:numFmt w:val="bullet"/>
      <w:lvlText w:val=""/>
      <w:lvlJc w:val="left"/>
      <w:pPr>
        <w:ind w:left="6480" w:hanging="360"/>
      </w:pPr>
      <w:rPr>
        <w:rFonts w:hint="default" w:ascii="Wingdings" w:hAnsi="Wingdings"/>
      </w:rPr>
    </w:lvl>
  </w:abstractNum>
  <w:abstractNum w:abstractNumId="47" w15:restartNumberingAfterBreak="0">
    <w:nsid w:val="7B4CD184"/>
    <w:multiLevelType w:val="hybridMultilevel"/>
    <w:tmpl w:val="CB004C98"/>
    <w:lvl w:ilvl="0" w:tplc="FAC86A26">
      <w:start w:val="1"/>
      <w:numFmt w:val="bullet"/>
      <w:lvlText w:val="·"/>
      <w:lvlJc w:val="left"/>
      <w:pPr>
        <w:ind w:left="720" w:hanging="360"/>
      </w:pPr>
      <w:rPr>
        <w:rFonts w:hint="default" w:ascii="Symbol" w:hAnsi="Symbol"/>
      </w:rPr>
    </w:lvl>
    <w:lvl w:ilvl="1" w:tplc="B2D078B6">
      <w:start w:val="1"/>
      <w:numFmt w:val="bullet"/>
      <w:lvlText w:val="o"/>
      <w:lvlJc w:val="left"/>
      <w:pPr>
        <w:ind w:left="1440" w:hanging="360"/>
      </w:pPr>
      <w:rPr>
        <w:rFonts w:hint="default" w:ascii="Courier New" w:hAnsi="Courier New"/>
      </w:rPr>
    </w:lvl>
    <w:lvl w:ilvl="2" w:tplc="6E16B370">
      <w:start w:val="1"/>
      <w:numFmt w:val="bullet"/>
      <w:lvlText w:val=""/>
      <w:lvlJc w:val="left"/>
      <w:pPr>
        <w:ind w:left="2160" w:hanging="360"/>
      </w:pPr>
      <w:rPr>
        <w:rFonts w:hint="default" w:ascii="Wingdings" w:hAnsi="Wingdings"/>
      </w:rPr>
    </w:lvl>
    <w:lvl w:ilvl="3" w:tplc="4B1E2EE8">
      <w:start w:val="1"/>
      <w:numFmt w:val="bullet"/>
      <w:lvlText w:val=""/>
      <w:lvlJc w:val="left"/>
      <w:pPr>
        <w:ind w:left="2880" w:hanging="360"/>
      </w:pPr>
      <w:rPr>
        <w:rFonts w:hint="default" w:ascii="Symbol" w:hAnsi="Symbol"/>
      </w:rPr>
    </w:lvl>
    <w:lvl w:ilvl="4" w:tplc="C7CC6FC2">
      <w:start w:val="1"/>
      <w:numFmt w:val="bullet"/>
      <w:lvlText w:val="o"/>
      <w:lvlJc w:val="left"/>
      <w:pPr>
        <w:ind w:left="3600" w:hanging="360"/>
      </w:pPr>
      <w:rPr>
        <w:rFonts w:hint="default" w:ascii="Courier New" w:hAnsi="Courier New"/>
      </w:rPr>
    </w:lvl>
    <w:lvl w:ilvl="5" w:tplc="E6365BB4">
      <w:start w:val="1"/>
      <w:numFmt w:val="bullet"/>
      <w:lvlText w:val=""/>
      <w:lvlJc w:val="left"/>
      <w:pPr>
        <w:ind w:left="4320" w:hanging="360"/>
      </w:pPr>
      <w:rPr>
        <w:rFonts w:hint="default" w:ascii="Wingdings" w:hAnsi="Wingdings"/>
      </w:rPr>
    </w:lvl>
    <w:lvl w:ilvl="6" w:tplc="A2422CC2">
      <w:start w:val="1"/>
      <w:numFmt w:val="bullet"/>
      <w:lvlText w:val=""/>
      <w:lvlJc w:val="left"/>
      <w:pPr>
        <w:ind w:left="5040" w:hanging="360"/>
      </w:pPr>
      <w:rPr>
        <w:rFonts w:hint="default" w:ascii="Symbol" w:hAnsi="Symbol"/>
      </w:rPr>
    </w:lvl>
    <w:lvl w:ilvl="7" w:tplc="87E60F24">
      <w:start w:val="1"/>
      <w:numFmt w:val="bullet"/>
      <w:lvlText w:val="o"/>
      <w:lvlJc w:val="left"/>
      <w:pPr>
        <w:ind w:left="5760" w:hanging="360"/>
      </w:pPr>
      <w:rPr>
        <w:rFonts w:hint="default" w:ascii="Courier New" w:hAnsi="Courier New"/>
      </w:rPr>
    </w:lvl>
    <w:lvl w:ilvl="8" w:tplc="5C188500">
      <w:start w:val="1"/>
      <w:numFmt w:val="bullet"/>
      <w:lvlText w:val=""/>
      <w:lvlJc w:val="left"/>
      <w:pPr>
        <w:ind w:left="6480" w:hanging="360"/>
      </w:pPr>
      <w:rPr>
        <w:rFonts w:hint="default" w:ascii="Wingdings" w:hAnsi="Wingdings"/>
      </w:rPr>
    </w:lvl>
  </w:abstractNum>
  <w:abstractNum w:abstractNumId="48" w15:restartNumberingAfterBreak="0">
    <w:nsid w:val="7C4D5EF3"/>
    <w:multiLevelType w:val="hybridMultilevel"/>
    <w:tmpl w:val="3FC6DD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974747512">
    <w:abstractNumId w:val="44"/>
  </w:num>
  <w:num w:numId="2" w16cid:durableId="1292591943">
    <w:abstractNumId w:val="20"/>
  </w:num>
  <w:num w:numId="3" w16cid:durableId="1257442487">
    <w:abstractNumId w:val="28"/>
  </w:num>
  <w:num w:numId="4" w16cid:durableId="1884519158">
    <w:abstractNumId w:val="30"/>
  </w:num>
  <w:num w:numId="5" w16cid:durableId="1828477448">
    <w:abstractNumId w:val="34"/>
  </w:num>
  <w:num w:numId="6" w16cid:durableId="2093427180">
    <w:abstractNumId w:val="14"/>
  </w:num>
  <w:num w:numId="7" w16cid:durableId="1368096335">
    <w:abstractNumId w:val="3"/>
  </w:num>
  <w:num w:numId="8" w16cid:durableId="457919068">
    <w:abstractNumId w:val="45"/>
  </w:num>
  <w:num w:numId="9" w16cid:durableId="1911114367">
    <w:abstractNumId w:val="25"/>
  </w:num>
  <w:num w:numId="10" w16cid:durableId="728261171">
    <w:abstractNumId w:val="36"/>
  </w:num>
  <w:num w:numId="11" w16cid:durableId="1315838145">
    <w:abstractNumId w:val="35"/>
  </w:num>
  <w:num w:numId="12" w16cid:durableId="1481574089">
    <w:abstractNumId w:val="7"/>
  </w:num>
  <w:num w:numId="13" w16cid:durableId="1444423570">
    <w:abstractNumId w:val="2"/>
  </w:num>
  <w:num w:numId="14" w16cid:durableId="858007801">
    <w:abstractNumId w:val="46"/>
  </w:num>
  <w:num w:numId="15" w16cid:durableId="1867986778">
    <w:abstractNumId w:val="10"/>
  </w:num>
  <w:num w:numId="16" w16cid:durableId="1697459329">
    <w:abstractNumId w:val="4"/>
  </w:num>
  <w:num w:numId="17" w16cid:durableId="1120689199">
    <w:abstractNumId w:val="22"/>
  </w:num>
  <w:num w:numId="18" w16cid:durableId="377779446">
    <w:abstractNumId w:val="0"/>
  </w:num>
  <w:num w:numId="19" w16cid:durableId="135994771">
    <w:abstractNumId w:val="33"/>
  </w:num>
  <w:num w:numId="20" w16cid:durableId="480001569">
    <w:abstractNumId w:val="38"/>
  </w:num>
  <w:num w:numId="21" w16cid:durableId="1689335238">
    <w:abstractNumId w:val="12"/>
  </w:num>
  <w:num w:numId="22" w16cid:durableId="903955186">
    <w:abstractNumId w:val="40"/>
  </w:num>
  <w:num w:numId="23" w16cid:durableId="830022133">
    <w:abstractNumId w:val="16"/>
  </w:num>
  <w:num w:numId="24" w16cid:durableId="649401484">
    <w:abstractNumId w:val="42"/>
  </w:num>
  <w:num w:numId="25" w16cid:durableId="332878140">
    <w:abstractNumId w:val="1"/>
  </w:num>
  <w:num w:numId="26" w16cid:durableId="1966691400">
    <w:abstractNumId w:val="17"/>
  </w:num>
  <w:num w:numId="27" w16cid:durableId="1587882848">
    <w:abstractNumId w:val="5"/>
  </w:num>
  <w:num w:numId="28" w16cid:durableId="839733347">
    <w:abstractNumId w:val="8"/>
  </w:num>
  <w:num w:numId="29" w16cid:durableId="1959413133">
    <w:abstractNumId w:val="24"/>
  </w:num>
  <w:num w:numId="30" w16cid:durableId="820652873">
    <w:abstractNumId w:val="47"/>
  </w:num>
  <w:num w:numId="31" w16cid:durableId="1583178835">
    <w:abstractNumId w:val="13"/>
  </w:num>
  <w:num w:numId="32" w16cid:durableId="1498574625">
    <w:abstractNumId w:val="11"/>
  </w:num>
  <w:num w:numId="33" w16cid:durableId="1116674569">
    <w:abstractNumId w:val="32"/>
  </w:num>
  <w:num w:numId="34" w16cid:durableId="441146232">
    <w:abstractNumId w:val="15"/>
  </w:num>
  <w:num w:numId="35" w16cid:durableId="56130489">
    <w:abstractNumId w:val="9"/>
  </w:num>
  <w:num w:numId="36" w16cid:durableId="1407679850">
    <w:abstractNumId w:val="26"/>
  </w:num>
  <w:num w:numId="37" w16cid:durableId="641077108">
    <w:abstractNumId w:val="37"/>
  </w:num>
  <w:num w:numId="38" w16cid:durableId="2141262919">
    <w:abstractNumId w:val="39"/>
  </w:num>
  <w:num w:numId="39" w16cid:durableId="409154218">
    <w:abstractNumId w:val="6"/>
  </w:num>
  <w:num w:numId="40" w16cid:durableId="153649122">
    <w:abstractNumId w:val="31"/>
  </w:num>
  <w:num w:numId="41" w16cid:durableId="858160490">
    <w:abstractNumId w:val="43"/>
  </w:num>
  <w:num w:numId="42" w16cid:durableId="1422140560">
    <w:abstractNumId w:val="19"/>
  </w:num>
  <w:num w:numId="43" w16cid:durableId="11033030">
    <w:abstractNumId w:val="21"/>
  </w:num>
  <w:num w:numId="44" w16cid:durableId="1030842675">
    <w:abstractNumId w:val="27"/>
  </w:num>
  <w:num w:numId="45" w16cid:durableId="476192216">
    <w:abstractNumId w:val="48"/>
  </w:num>
  <w:num w:numId="46" w16cid:durableId="1089498262">
    <w:abstractNumId w:val="29"/>
  </w:num>
  <w:num w:numId="47" w16cid:durableId="1062022077">
    <w:abstractNumId w:val="41"/>
  </w:num>
  <w:num w:numId="48" w16cid:durableId="434134414">
    <w:abstractNumId w:val="23"/>
  </w:num>
  <w:num w:numId="49" w16cid:durableId="176039392">
    <w:abstractNumId w:val="18"/>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ggon, Carly">
    <w15:presenceInfo w15:providerId="AD" w15:userId="S::ch18791@worksafebc.com::4bdd2c5a-6df0-42ec-8079-d18961d6ebae"/>
  </w15:person>
  <w15:person w15:author="Corkery, Douglas">
    <w15:presenceInfo w15:providerId="AD" w15:userId="S::dc58174@worksafebc.com::2ddd24fa-c76a-4eae-8c56-a730a103715f"/>
  </w15:person>
  <w15:person w15:author="Joyes, Kieran">
    <w15:presenceInfo w15:providerId="AD" w15:userId="S::KJ20498@worksafebc.com::11700496-a29e-41ac-afa7-97890315c0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true"/>
  <w:defaultTabStop w:val="720"/>
  <w:drawingGridHorizontalSpacing w:val="10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D47"/>
    <w:rsid w:val="00000AF6"/>
    <w:rsid w:val="00001F66"/>
    <w:rsid w:val="000033BB"/>
    <w:rsid w:val="00014190"/>
    <w:rsid w:val="00014BD7"/>
    <w:rsid w:val="0002286D"/>
    <w:rsid w:val="00022AFE"/>
    <w:rsid w:val="00024F3F"/>
    <w:rsid w:val="0002597B"/>
    <w:rsid w:val="00027FEE"/>
    <w:rsid w:val="00033454"/>
    <w:rsid w:val="00033BB0"/>
    <w:rsid w:val="00035593"/>
    <w:rsid w:val="00035F72"/>
    <w:rsid w:val="00035F84"/>
    <w:rsid w:val="00036732"/>
    <w:rsid w:val="00036911"/>
    <w:rsid w:val="00041E99"/>
    <w:rsid w:val="000420B8"/>
    <w:rsid w:val="00042377"/>
    <w:rsid w:val="00046A3B"/>
    <w:rsid w:val="00046D1B"/>
    <w:rsid w:val="00047B1A"/>
    <w:rsid w:val="00047F05"/>
    <w:rsid w:val="00050478"/>
    <w:rsid w:val="00050FE3"/>
    <w:rsid w:val="00051908"/>
    <w:rsid w:val="00051FD1"/>
    <w:rsid w:val="00052B01"/>
    <w:rsid w:val="0005635F"/>
    <w:rsid w:val="000576FD"/>
    <w:rsid w:val="00060D2A"/>
    <w:rsid w:val="00062B3E"/>
    <w:rsid w:val="00062D4C"/>
    <w:rsid w:val="00064F81"/>
    <w:rsid w:val="00065786"/>
    <w:rsid w:val="00066A9D"/>
    <w:rsid w:val="000678CB"/>
    <w:rsid w:val="000712FD"/>
    <w:rsid w:val="00071B30"/>
    <w:rsid w:val="00071CF2"/>
    <w:rsid w:val="000735A4"/>
    <w:rsid w:val="000746CF"/>
    <w:rsid w:val="00074A08"/>
    <w:rsid w:val="000752F3"/>
    <w:rsid w:val="0007555D"/>
    <w:rsid w:val="00076C95"/>
    <w:rsid w:val="00080154"/>
    <w:rsid w:val="00080375"/>
    <w:rsid w:val="0008089A"/>
    <w:rsid w:val="0008101A"/>
    <w:rsid w:val="00081DBF"/>
    <w:rsid w:val="000879B6"/>
    <w:rsid w:val="000903F1"/>
    <w:rsid w:val="0009119D"/>
    <w:rsid w:val="00091EC1"/>
    <w:rsid w:val="00092699"/>
    <w:rsid w:val="0009323D"/>
    <w:rsid w:val="000932F7"/>
    <w:rsid w:val="0009561C"/>
    <w:rsid w:val="000956E7"/>
    <w:rsid w:val="00096937"/>
    <w:rsid w:val="00096D39"/>
    <w:rsid w:val="00096EE5"/>
    <w:rsid w:val="00097667"/>
    <w:rsid w:val="0009A938"/>
    <w:rsid w:val="000A1510"/>
    <w:rsid w:val="000A3E07"/>
    <w:rsid w:val="000A4D8E"/>
    <w:rsid w:val="000A55C4"/>
    <w:rsid w:val="000A5F8B"/>
    <w:rsid w:val="000A67AE"/>
    <w:rsid w:val="000A6E49"/>
    <w:rsid w:val="000A6EE3"/>
    <w:rsid w:val="000A7F9E"/>
    <w:rsid w:val="000A824A"/>
    <w:rsid w:val="000B117C"/>
    <w:rsid w:val="000B56EB"/>
    <w:rsid w:val="000B771A"/>
    <w:rsid w:val="000B7A78"/>
    <w:rsid w:val="000C4F8C"/>
    <w:rsid w:val="000C576C"/>
    <w:rsid w:val="000C6B21"/>
    <w:rsid w:val="000D4461"/>
    <w:rsid w:val="000D4DA5"/>
    <w:rsid w:val="000D51AE"/>
    <w:rsid w:val="000D73DF"/>
    <w:rsid w:val="000D7D61"/>
    <w:rsid w:val="000E046D"/>
    <w:rsid w:val="000E251B"/>
    <w:rsid w:val="000E270F"/>
    <w:rsid w:val="000E483B"/>
    <w:rsid w:val="000E68CC"/>
    <w:rsid w:val="000F0713"/>
    <w:rsid w:val="000F15FB"/>
    <w:rsid w:val="000F2B95"/>
    <w:rsid w:val="000F4552"/>
    <w:rsid w:val="000F4DB9"/>
    <w:rsid w:val="000F58A3"/>
    <w:rsid w:val="000F76B7"/>
    <w:rsid w:val="000F7E5A"/>
    <w:rsid w:val="001018A8"/>
    <w:rsid w:val="00101985"/>
    <w:rsid w:val="00101AE8"/>
    <w:rsid w:val="00103B44"/>
    <w:rsid w:val="00103D99"/>
    <w:rsid w:val="0010483E"/>
    <w:rsid w:val="00113339"/>
    <w:rsid w:val="00113AEF"/>
    <w:rsid w:val="001158F4"/>
    <w:rsid w:val="00117825"/>
    <w:rsid w:val="0012244E"/>
    <w:rsid w:val="00122CEB"/>
    <w:rsid w:val="001239ED"/>
    <w:rsid w:val="00123D00"/>
    <w:rsid w:val="001242B3"/>
    <w:rsid w:val="00125373"/>
    <w:rsid w:val="00126164"/>
    <w:rsid w:val="001264BD"/>
    <w:rsid w:val="00127ED6"/>
    <w:rsid w:val="0013090B"/>
    <w:rsid w:val="00131616"/>
    <w:rsid w:val="00132405"/>
    <w:rsid w:val="001341B9"/>
    <w:rsid w:val="00134546"/>
    <w:rsid w:val="00135313"/>
    <w:rsid w:val="00136ECA"/>
    <w:rsid w:val="0013E994"/>
    <w:rsid w:val="0014063D"/>
    <w:rsid w:val="0014287D"/>
    <w:rsid w:val="001459B6"/>
    <w:rsid w:val="00145A9B"/>
    <w:rsid w:val="00147E54"/>
    <w:rsid w:val="0015009E"/>
    <w:rsid w:val="001512EB"/>
    <w:rsid w:val="00153B7B"/>
    <w:rsid w:val="00156AFF"/>
    <w:rsid w:val="00157CE4"/>
    <w:rsid w:val="00160592"/>
    <w:rsid w:val="00161152"/>
    <w:rsid w:val="00161948"/>
    <w:rsid w:val="00167196"/>
    <w:rsid w:val="00171250"/>
    <w:rsid w:val="00172EC1"/>
    <w:rsid w:val="001746B6"/>
    <w:rsid w:val="00176167"/>
    <w:rsid w:val="00177302"/>
    <w:rsid w:val="00177FC7"/>
    <w:rsid w:val="00181730"/>
    <w:rsid w:val="00182317"/>
    <w:rsid w:val="00185827"/>
    <w:rsid w:val="00190136"/>
    <w:rsid w:val="001917FF"/>
    <w:rsid w:val="001935D6"/>
    <w:rsid w:val="00194A1C"/>
    <w:rsid w:val="0019511C"/>
    <w:rsid w:val="00197912"/>
    <w:rsid w:val="001A24A2"/>
    <w:rsid w:val="001A29B2"/>
    <w:rsid w:val="001A4417"/>
    <w:rsid w:val="001A585A"/>
    <w:rsid w:val="001A666A"/>
    <w:rsid w:val="001B0878"/>
    <w:rsid w:val="001B3673"/>
    <w:rsid w:val="001B3EC9"/>
    <w:rsid w:val="001B4F47"/>
    <w:rsid w:val="001B5406"/>
    <w:rsid w:val="001C0327"/>
    <w:rsid w:val="001C5AD7"/>
    <w:rsid w:val="001C7251"/>
    <w:rsid w:val="001C79F6"/>
    <w:rsid w:val="001C7D74"/>
    <w:rsid w:val="001D1815"/>
    <w:rsid w:val="001D1B44"/>
    <w:rsid w:val="001D2DA4"/>
    <w:rsid w:val="001D3F7D"/>
    <w:rsid w:val="001D4CB5"/>
    <w:rsid w:val="001E014B"/>
    <w:rsid w:val="001E2816"/>
    <w:rsid w:val="001E419E"/>
    <w:rsid w:val="001E6976"/>
    <w:rsid w:val="001E7430"/>
    <w:rsid w:val="001F2272"/>
    <w:rsid w:val="001F2F67"/>
    <w:rsid w:val="001F3184"/>
    <w:rsid w:val="001F3409"/>
    <w:rsid w:val="001F39F6"/>
    <w:rsid w:val="001F53AB"/>
    <w:rsid w:val="001F5EE7"/>
    <w:rsid w:val="001F6C00"/>
    <w:rsid w:val="001F6F5B"/>
    <w:rsid w:val="00200ABC"/>
    <w:rsid w:val="0020163F"/>
    <w:rsid w:val="00202164"/>
    <w:rsid w:val="00202624"/>
    <w:rsid w:val="0020265A"/>
    <w:rsid w:val="002035CE"/>
    <w:rsid w:val="00205CF6"/>
    <w:rsid w:val="00206BF3"/>
    <w:rsid w:val="00207244"/>
    <w:rsid w:val="00210C57"/>
    <w:rsid w:val="0021683C"/>
    <w:rsid w:val="00216D80"/>
    <w:rsid w:val="0022030B"/>
    <w:rsid w:val="00220E56"/>
    <w:rsid w:val="00221A9A"/>
    <w:rsid w:val="00222E42"/>
    <w:rsid w:val="002236F2"/>
    <w:rsid w:val="00223A1D"/>
    <w:rsid w:val="00223E35"/>
    <w:rsid w:val="00224B0C"/>
    <w:rsid w:val="00232D08"/>
    <w:rsid w:val="00232D58"/>
    <w:rsid w:val="002345D6"/>
    <w:rsid w:val="002347CC"/>
    <w:rsid w:val="00236946"/>
    <w:rsid w:val="00236A57"/>
    <w:rsid w:val="00236B18"/>
    <w:rsid w:val="00237BE6"/>
    <w:rsid w:val="00240B6E"/>
    <w:rsid w:val="00240E8F"/>
    <w:rsid w:val="0024199F"/>
    <w:rsid w:val="00242E98"/>
    <w:rsid w:val="00243D5F"/>
    <w:rsid w:val="002456D8"/>
    <w:rsid w:val="0024DF41"/>
    <w:rsid w:val="00250F9C"/>
    <w:rsid w:val="00251B04"/>
    <w:rsid w:val="0025576B"/>
    <w:rsid w:val="00256C83"/>
    <w:rsid w:val="00260683"/>
    <w:rsid w:val="00260DEA"/>
    <w:rsid w:val="00261AD9"/>
    <w:rsid w:val="00262F0F"/>
    <w:rsid w:val="002660C9"/>
    <w:rsid w:val="0026749C"/>
    <w:rsid w:val="00270D4B"/>
    <w:rsid w:val="00271359"/>
    <w:rsid w:val="002718D4"/>
    <w:rsid w:val="00271AE3"/>
    <w:rsid w:val="00271F3B"/>
    <w:rsid w:val="002720A6"/>
    <w:rsid w:val="00273535"/>
    <w:rsid w:val="002748B5"/>
    <w:rsid w:val="00275BD9"/>
    <w:rsid w:val="00275F18"/>
    <w:rsid w:val="002760A7"/>
    <w:rsid w:val="0027640B"/>
    <w:rsid w:val="0027793A"/>
    <w:rsid w:val="002800A5"/>
    <w:rsid w:val="00280648"/>
    <w:rsid w:val="00280DF9"/>
    <w:rsid w:val="00281288"/>
    <w:rsid w:val="002814C5"/>
    <w:rsid w:val="002818AD"/>
    <w:rsid w:val="00283124"/>
    <w:rsid w:val="002846A1"/>
    <w:rsid w:val="00284FC0"/>
    <w:rsid w:val="0028589B"/>
    <w:rsid w:val="00286CA3"/>
    <w:rsid w:val="002924CB"/>
    <w:rsid w:val="00292891"/>
    <w:rsid w:val="002937DE"/>
    <w:rsid w:val="00293A7A"/>
    <w:rsid w:val="00295A73"/>
    <w:rsid w:val="002960E0"/>
    <w:rsid w:val="002A0491"/>
    <w:rsid w:val="002A2689"/>
    <w:rsid w:val="002A2BFE"/>
    <w:rsid w:val="002A2D81"/>
    <w:rsid w:val="002A5B77"/>
    <w:rsid w:val="002A690C"/>
    <w:rsid w:val="002B03BE"/>
    <w:rsid w:val="002B070F"/>
    <w:rsid w:val="002B092D"/>
    <w:rsid w:val="002B22F0"/>
    <w:rsid w:val="002B5D66"/>
    <w:rsid w:val="002B7813"/>
    <w:rsid w:val="002B7D89"/>
    <w:rsid w:val="002C1210"/>
    <w:rsid w:val="002C53E4"/>
    <w:rsid w:val="002C55C8"/>
    <w:rsid w:val="002C60DD"/>
    <w:rsid w:val="002C781B"/>
    <w:rsid w:val="002D4450"/>
    <w:rsid w:val="002D7899"/>
    <w:rsid w:val="002E0755"/>
    <w:rsid w:val="002E0B4F"/>
    <w:rsid w:val="002E114C"/>
    <w:rsid w:val="002E2B1D"/>
    <w:rsid w:val="002E45AB"/>
    <w:rsid w:val="002E5C2B"/>
    <w:rsid w:val="002E73F5"/>
    <w:rsid w:val="002F0408"/>
    <w:rsid w:val="002F042E"/>
    <w:rsid w:val="002F18FD"/>
    <w:rsid w:val="002F277B"/>
    <w:rsid w:val="002F372C"/>
    <w:rsid w:val="00300751"/>
    <w:rsid w:val="003007D7"/>
    <w:rsid w:val="00300F59"/>
    <w:rsid w:val="00301479"/>
    <w:rsid w:val="00301C4E"/>
    <w:rsid w:val="00302B77"/>
    <w:rsid w:val="00303D47"/>
    <w:rsid w:val="00306BAD"/>
    <w:rsid w:val="00310947"/>
    <w:rsid w:val="00311ECC"/>
    <w:rsid w:val="00314560"/>
    <w:rsid w:val="00315BC6"/>
    <w:rsid w:val="00316468"/>
    <w:rsid w:val="00317141"/>
    <w:rsid w:val="00317ACF"/>
    <w:rsid w:val="00320E2A"/>
    <w:rsid w:val="00322BDC"/>
    <w:rsid w:val="003235A2"/>
    <w:rsid w:val="00323B87"/>
    <w:rsid w:val="00324082"/>
    <w:rsid w:val="00324494"/>
    <w:rsid w:val="003251A6"/>
    <w:rsid w:val="003257DD"/>
    <w:rsid w:val="00325899"/>
    <w:rsid w:val="00326B1D"/>
    <w:rsid w:val="00330DA0"/>
    <w:rsid w:val="00331713"/>
    <w:rsid w:val="00331B01"/>
    <w:rsid w:val="00331CF9"/>
    <w:rsid w:val="00335835"/>
    <w:rsid w:val="00336648"/>
    <w:rsid w:val="00341B75"/>
    <w:rsid w:val="00341D3A"/>
    <w:rsid w:val="00341E45"/>
    <w:rsid w:val="003438AD"/>
    <w:rsid w:val="00344A1B"/>
    <w:rsid w:val="003474F5"/>
    <w:rsid w:val="00354432"/>
    <w:rsid w:val="00354798"/>
    <w:rsid w:val="00357819"/>
    <w:rsid w:val="003601C3"/>
    <w:rsid w:val="003624DF"/>
    <w:rsid w:val="00363A3D"/>
    <w:rsid w:val="00365BA1"/>
    <w:rsid w:val="00365D01"/>
    <w:rsid w:val="003662CD"/>
    <w:rsid w:val="00370190"/>
    <w:rsid w:val="00372D9A"/>
    <w:rsid w:val="003736EC"/>
    <w:rsid w:val="00374DCE"/>
    <w:rsid w:val="0037655C"/>
    <w:rsid w:val="00377932"/>
    <w:rsid w:val="0038329A"/>
    <w:rsid w:val="00383459"/>
    <w:rsid w:val="00383949"/>
    <w:rsid w:val="00384F99"/>
    <w:rsid w:val="003901B0"/>
    <w:rsid w:val="0039065B"/>
    <w:rsid w:val="00392627"/>
    <w:rsid w:val="00393291"/>
    <w:rsid w:val="0039503F"/>
    <w:rsid w:val="003960D9"/>
    <w:rsid w:val="00397F6D"/>
    <w:rsid w:val="003A19F2"/>
    <w:rsid w:val="003A1A5C"/>
    <w:rsid w:val="003A3B84"/>
    <w:rsid w:val="003A40CB"/>
    <w:rsid w:val="003A6905"/>
    <w:rsid w:val="003A77D6"/>
    <w:rsid w:val="003B17C0"/>
    <w:rsid w:val="003B40A6"/>
    <w:rsid w:val="003B4694"/>
    <w:rsid w:val="003B5566"/>
    <w:rsid w:val="003B624C"/>
    <w:rsid w:val="003B6378"/>
    <w:rsid w:val="003B742C"/>
    <w:rsid w:val="003B7714"/>
    <w:rsid w:val="003B7C52"/>
    <w:rsid w:val="003C2E76"/>
    <w:rsid w:val="003C386B"/>
    <w:rsid w:val="003C3CB1"/>
    <w:rsid w:val="003C58C3"/>
    <w:rsid w:val="003C7AD4"/>
    <w:rsid w:val="003D1EDE"/>
    <w:rsid w:val="003D224D"/>
    <w:rsid w:val="003D2D03"/>
    <w:rsid w:val="003D40E9"/>
    <w:rsid w:val="003D4586"/>
    <w:rsid w:val="003D549A"/>
    <w:rsid w:val="003D593F"/>
    <w:rsid w:val="003D5B4B"/>
    <w:rsid w:val="003D6ABD"/>
    <w:rsid w:val="003D6E4F"/>
    <w:rsid w:val="003E1717"/>
    <w:rsid w:val="003E1A84"/>
    <w:rsid w:val="003E2185"/>
    <w:rsid w:val="003E46F5"/>
    <w:rsid w:val="003E5AC5"/>
    <w:rsid w:val="003E7A04"/>
    <w:rsid w:val="003F0B65"/>
    <w:rsid w:val="003F2C86"/>
    <w:rsid w:val="003F4749"/>
    <w:rsid w:val="003F4962"/>
    <w:rsid w:val="003F79D4"/>
    <w:rsid w:val="004009F4"/>
    <w:rsid w:val="00403C10"/>
    <w:rsid w:val="00405014"/>
    <w:rsid w:val="004078AA"/>
    <w:rsid w:val="00411531"/>
    <w:rsid w:val="00412630"/>
    <w:rsid w:val="004132B3"/>
    <w:rsid w:val="0041383D"/>
    <w:rsid w:val="00416564"/>
    <w:rsid w:val="00416939"/>
    <w:rsid w:val="0041697A"/>
    <w:rsid w:val="0042270E"/>
    <w:rsid w:val="00424110"/>
    <w:rsid w:val="00424773"/>
    <w:rsid w:val="00424EBD"/>
    <w:rsid w:val="0042727F"/>
    <w:rsid w:val="00427772"/>
    <w:rsid w:val="00427B1D"/>
    <w:rsid w:val="0043038D"/>
    <w:rsid w:val="00431A52"/>
    <w:rsid w:val="00431C2B"/>
    <w:rsid w:val="00432149"/>
    <w:rsid w:val="0043298F"/>
    <w:rsid w:val="00432AAC"/>
    <w:rsid w:val="0043325A"/>
    <w:rsid w:val="004332AB"/>
    <w:rsid w:val="004336B2"/>
    <w:rsid w:val="00434271"/>
    <w:rsid w:val="004345DB"/>
    <w:rsid w:val="00437BFF"/>
    <w:rsid w:val="00442C9F"/>
    <w:rsid w:val="00442D02"/>
    <w:rsid w:val="00442F14"/>
    <w:rsid w:val="004439F6"/>
    <w:rsid w:val="00443F8E"/>
    <w:rsid w:val="004454C3"/>
    <w:rsid w:val="00445F0A"/>
    <w:rsid w:val="00446904"/>
    <w:rsid w:val="00446B57"/>
    <w:rsid w:val="0044799B"/>
    <w:rsid w:val="004505CC"/>
    <w:rsid w:val="00450CB2"/>
    <w:rsid w:val="00453F9A"/>
    <w:rsid w:val="00454E52"/>
    <w:rsid w:val="004553B0"/>
    <w:rsid w:val="00456208"/>
    <w:rsid w:val="00456BD6"/>
    <w:rsid w:val="0045741F"/>
    <w:rsid w:val="004607B9"/>
    <w:rsid w:val="004629E7"/>
    <w:rsid w:val="00463880"/>
    <w:rsid w:val="004668A3"/>
    <w:rsid w:val="00472830"/>
    <w:rsid w:val="00473496"/>
    <w:rsid w:val="00474281"/>
    <w:rsid w:val="00477FF6"/>
    <w:rsid w:val="004810E6"/>
    <w:rsid w:val="00481764"/>
    <w:rsid w:val="00481B40"/>
    <w:rsid w:val="00482AD9"/>
    <w:rsid w:val="004832FF"/>
    <w:rsid w:val="004856C0"/>
    <w:rsid w:val="004876EB"/>
    <w:rsid w:val="00495AC7"/>
    <w:rsid w:val="004A16B4"/>
    <w:rsid w:val="004A1913"/>
    <w:rsid w:val="004A2C57"/>
    <w:rsid w:val="004B052F"/>
    <w:rsid w:val="004B1279"/>
    <w:rsid w:val="004B1383"/>
    <w:rsid w:val="004B1B63"/>
    <w:rsid w:val="004B2E05"/>
    <w:rsid w:val="004B5933"/>
    <w:rsid w:val="004B61CC"/>
    <w:rsid w:val="004B68E5"/>
    <w:rsid w:val="004C001A"/>
    <w:rsid w:val="004C0411"/>
    <w:rsid w:val="004C312B"/>
    <w:rsid w:val="004C31E9"/>
    <w:rsid w:val="004C3436"/>
    <w:rsid w:val="004C4375"/>
    <w:rsid w:val="004D1B65"/>
    <w:rsid w:val="004D201B"/>
    <w:rsid w:val="004D2DF3"/>
    <w:rsid w:val="004D302B"/>
    <w:rsid w:val="004D32C8"/>
    <w:rsid w:val="004D40BC"/>
    <w:rsid w:val="004D4A39"/>
    <w:rsid w:val="004D6834"/>
    <w:rsid w:val="004D7038"/>
    <w:rsid w:val="004D70DE"/>
    <w:rsid w:val="004D7229"/>
    <w:rsid w:val="004D7EFE"/>
    <w:rsid w:val="004E1947"/>
    <w:rsid w:val="004E2F54"/>
    <w:rsid w:val="004E340C"/>
    <w:rsid w:val="004E3869"/>
    <w:rsid w:val="004E5E50"/>
    <w:rsid w:val="004F0499"/>
    <w:rsid w:val="004F1511"/>
    <w:rsid w:val="004F1D80"/>
    <w:rsid w:val="004F1EF0"/>
    <w:rsid w:val="004F404F"/>
    <w:rsid w:val="004F792B"/>
    <w:rsid w:val="005011F9"/>
    <w:rsid w:val="0050207E"/>
    <w:rsid w:val="0050615A"/>
    <w:rsid w:val="00511D12"/>
    <w:rsid w:val="00512ACD"/>
    <w:rsid w:val="005137F1"/>
    <w:rsid w:val="00513A59"/>
    <w:rsid w:val="00513BCF"/>
    <w:rsid w:val="0051473B"/>
    <w:rsid w:val="0051508A"/>
    <w:rsid w:val="00515A45"/>
    <w:rsid w:val="00517316"/>
    <w:rsid w:val="005209A9"/>
    <w:rsid w:val="00522E19"/>
    <w:rsid w:val="005240C1"/>
    <w:rsid w:val="00525149"/>
    <w:rsid w:val="005256E8"/>
    <w:rsid w:val="005300AD"/>
    <w:rsid w:val="00530424"/>
    <w:rsid w:val="00531E02"/>
    <w:rsid w:val="00534A53"/>
    <w:rsid w:val="00535C4C"/>
    <w:rsid w:val="00536040"/>
    <w:rsid w:val="005428DB"/>
    <w:rsid w:val="00542BC8"/>
    <w:rsid w:val="0054351A"/>
    <w:rsid w:val="00543E71"/>
    <w:rsid w:val="005440F7"/>
    <w:rsid w:val="00545C65"/>
    <w:rsid w:val="00545DB7"/>
    <w:rsid w:val="00546515"/>
    <w:rsid w:val="005473D4"/>
    <w:rsid w:val="00547B17"/>
    <w:rsid w:val="00547E91"/>
    <w:rsid w:val="00547FCC"/>
    <w:rsid w:val="005517BF"/>
    <w:rsid w:val="005518A0"/>
    <w:rsid w:val="00552145"/>
    <w:rsid w:val="005522D0"/>
    <w:rsid w:val="00552325"/>
    <w:rsid w:val="00554FC4"/>
    <w:rsid w:val="0055551B"/>
    <w:rsid w:val="00556DFB"/>
    <w:rsid w:val="00557BF4"/>
    <w:rsid w:val="005638F1"/>
    <w:rsid w:val="005639C1"/>
    <w:rsid w:val="00566694"/>
    <w:rsid w:val="00567D2B"/>
    <w:rsid w:val="00567E26"/>
    <w:rsid w:val="005705F7"/>
    <w:rsid w:val="00571B90"/>
    <w:rsid w:val="00574830"/>
    <w:rsid w:val="005750B9"/>
    <w:rsid w:val="005757CE"/>
    <w:rsid w:val="00576B09"/>
    <w:rsid w:val="00577C1E"/>
    <w:rsid w:val="005827D1"/>
    <w:rsid w:val="00583C53"/>
    <w:rsid w:val="005849CC"/>
    <w:rsid w:val="0058503E"/>
    <w:rsid w:val="00590D97"/>
    <w:rsid w:val="00591734"/>
    <w:rsid w:val="00592786"/>
    <w:rsid w:val="005946AB"/>
    <w:rsid w:val="00594960"/>
    <w:rsid w:val="0059564D"/>
    <w:rsid w:val="00595B7B"/>
    <w:rsid w:val="00596366"/>
    <w:rsid w:val="005A0192"/>
    <w:rsid w:val="005A02A0"/>
    <w:rsid w:val="005A0C80"/>
    <w:rsid w:val="005A314A"/>
    <w:rsid w:val="005A4513"/>
    <w:rsid w:val="005A7E15"/>
    <w:rsid w:val="005B0E54"/>
    <w:rsid w:val="005B1F73"/>
    <w:rsid w:val="005B2C61"/>
    <w:rsid w:val="005B3311"/>
    <w:rsid w:val="005B39F5"/>
    <w:rsid w:val="005B7149"/>
    <w:rsid w:val="005B74ED"/>
    <w:rsid w:val="005C02A0"/>
    <w:rsid w:val="005C1B5D"/>
    <w:rsid w:val="005C1F80"/>
    <w:rsid w:val="005C31EC"/>
    <w:rsid w:val="005C4718"/>
    <w:rsid w:val="005C4FE3"/>
    <w:rsid w:val="005C7213"/>
    <w:rsid w:val="005D045D"/>
    <w:rsid w:val="005D110A"/>
    <w:rsid w:val="005D2092"/>
    <w:rsid w:val="005D2DEA"/>
    <w:rsid w:val="005D3D45"/>
    <w:rsid w:val="005D4445"/>
    <w:rsid w:val="005D4DEB"/>
    <w:rsid w:val="005D6C27"/>
    <w:rsid w:val="005D76D4"/>
    <w:rsid w:val="005D7E1A"/>
    <w:rsid w:val="005E059E"/>
    <w:rsid w:val="005E22BF"/>
    <w:rsid w:val="005F0F73"/>
    <w:rsid w:val="005F39F4"/>
    <w:rsid w:val="005F41B7"/>
    <w:rsid w:val="005F63F1"/>
    <w:rsid w:val="00600D06"/>
    <w:rsid w:val="00601E0A"/>
    <w:rsid w:val="00604721"/>
    <w:rsid w:val="00604D72"/>
    <w:rsid w:val="00605CDC"/>
    <w:rsid w:val="00605CE6"/>
    <w:rsid w:val="00606629"/>
    <w:rsid w:val="006066C9"/>
    <w:rsid w:val="0060688A"/>
    <w:rsid w:val="0060742E"/>
    <w:rsid w:val="00610898"/>
    <w:rsid w:val="00610FC1"/>
    <w:rsid w:val="0061189C"/>
    <w:rsid w:val="006128AC"/>
    <w:rsid w:val="00612CE5"/>
    <w:rsid w:val="00612CED"/>
    <w:rsid w:val="00613014"/>
    <w:rsid w:val="006131A8"/>
    <w:rsid w:val="00613A84"/>
    <w:rsid w:val="00614CFF"/>
    <w:rsid w:val="00614D16"/>
    <w:rsid w:val="00614ED2"/>
    <w:rsid w:val="00615797"/>
    <w:rsid w:val="0062187C"/>
    <w:rsid w:val="0062234C"/>
    <w:rsid w:val="00623423"/>
    <w:rsid w:val="00624149"/>
    <w:rsid w:val="006241B3"/>
    <w:rsid w:val="00624E4B"/>
    <w:rsid w:val="00625071"/>
    <w:rsid w:val="006253D9"/>
    <w:rsid w:val="006253DD"/>
    <w:rsid w:val="00625A7F"/>
    <w:rsid w:val="00627084"/>
    <w:rsid w:val="0062742D"/>
    <w:rsid w:val="00630182"/>
    <w:rsid w:val="00630253"/>
    <w:rsid w:val="006307B5"/>
    <w:rsid w:val="0063102C"/>
    <w:rsid w:val="006350E9"/>
    <w:rsid w:val="006357BC"/>
    <w:rsid w:val="00635CD8"/>
    <w:rsid w:val="00635EB3"/>
    <w:rsid w:val="0063652A"/>
    <w:rsid w:val="006370B5"/>
    <w:rsid w:val="006408A4"/>
    <w:rsid w:val="006411F0"/>
    <w:rsid w:val="00641585"/>
    <w:rsid w:val="00643B4E"/>
    <w:rsid w:val="0064511D"/>
    <w:rsid w:val="00645D19"/>
    <w:rsid w:val="006471AE"/>
    <w:rsid w:val="00650FE7"/>
    <w:rsid w:val="00653AC0"/>
    <w:rsid w:val="006543C7"/>
    <w:rsid w:val="00656042"/>
    <w:rsid w:val="00656AB6"/>
    <w:rsid w:val="0065764E"/>
    <w:rsid w:val="00660BB6"/>
    <w:rsid w:val="0066149E"/>
    <w:rsid w:val="00663EE2"/>
    <w:rsid w:val="0066533C"/>
    <w:rsid w:val="00666191"/>
    <w:rsid w:val="00666373"/>
    <w:rsid w:val="006665E8"/>
    <w:rsid w:val="006669BB"/>
    <w:rsid w:val="00667908"/>
    <w:rsid w:val="0067060F"/>
    <w:rsid w:val="00670913"/>
    <w:rsid w:val="00671022"/>
    <w:rsid w:val="006715D5"/>
    <w:rsid w:val="00671DEA"/>
    <w:rsid w:val="00672FC4"/>
    <w:rsid w:val="006805C0"/>
    <w:rsid w:val="00681F84"/>
    <w:rsid w:val="0068325F"/>
    <w:rsid w:val="00683A9A"/>
    <w:rsid w:val="00685C62"/>
    <w:rsid w:val="006865BF"/>
    <w:rsid w:val="00689493"/>
    <w:rsid w:val="006903D9"/>
    <w:rsid w:val="0069089B"/>
    <w:rsid w:val="00693EEE"/>
    <w:rsid w:val="0069410E"/>
    <w:rsid w:val="006957CF"/>
    <w:rsid w:val="006962D7"/>
    <w:rsid w:val="006A04BA"/>
    <w:rsid w:val="006A0CB4"/>
    <w:rsid w:val="006A28C9"/>
    <w:rsid w:val="006A323C"/>
    <w:rsid w:val="006A39AE"/>
    <w:rsid w:val="006A3CBA"/>
    <w:rsid w:val="006A3E5A"/>
    <w:rsid w:val="006A4145"/>
    <w:rsid w:val="006A44E1"/>
    <w:rsid w:val="006A4E2C"/>
    <w:rsid w:val="006A73CF"/>
    <w:rsid w:val="006A74AE"/>
    <w:rsid w:val="006A77F4"/>
    <w:rsid w:val="006A7BF6"/>
    <w:rsid w:val="006B0689"/>
    <w:rsid w:val="006B12B5"/>
    <w:rsid w:val="006B1DB7"/>
    <w:rsid w:val="006B4E20"/>
    <w:rsid w:val="006C19FC"/>
    <w:rsid w:val="006C2F29"/>
    <w:rsid w:val="006C59DB"/>
    <w:rsid w:val="006C6262"/>
    <w:rsid w:val="006D15D4"/>
    <w:rsid w:val="006D2445"/>
    <w:rsid w:val="006D291A"/>
    <w:rsid w:val="006D305A"/>
    <w:rsid w:val="006D467C"/>
    <w:rsid w:val="006D4939"/>
    <w:rsid w:val="006D5E5C"/>
    <w:rsid w:val="006D61DD"/>
    <w:rsid w:val="006D6F4B"/>
    <w:rsid w:val="006E4770"/>
    <w:rsid w:val="006E50A8"/>
    <w:rsid w:val="006E6ECB"/>
    <w:rsid w:val="006E6F06"/>
    <w:rsid w:val="006F1057"/>
    <w:rsid w:val="006F173C"/>
    <w:rsid w:val="006F17FE"/>
    <w:rsid w:val="006F2491"/>
    <w:rsid w:val="006F2E2E"/>
    <w:rsid w:val="006F325C"/>
    <w:rsid w:val="006F5D06"/>
    <w:rsid w:val="006F6570"/>
    <w:rsid w:val="006F7925"/>
    <w:rsid w:val="00703783"/>
    <w:rsid w:val="00703CF4"/>
    <w:rsid w:val="00703EBC"/>
    <w:rsid w:val="00704B83"/>
    <w:rsid w:val="00705D02"/>
    <w:rsid w:val="00707D01"/>
    <w:rsid w:val="0071034A"/>
    <w:rsid w:val="0071156D"/>
    <w:rsid w:val="007115DA"/>
    <w:rsid w:val="007147A2"/>
    <w:rsid w:val="0071681B"/>
    <w:rsid w:val="0072054A"/>
    <w:rsid w:val="007230FD"/>
    <w:rsid w:val="007231E7"/>
    <w:rsid w:val="00725BC3"/>
    <w:rsid w:val="00725E3B"/>
    <w:rsid w:val="00725F99"/>
    <w:rsid w:val="007275FD"/>
    <w:rsid w:val="00730274"/>
    <w:rsid w:val="00730DF7"/>
    <w:rsid w:val="00730EE3"/>
    <w:rsid w:val="007315F6"/>
    <w:rsid w:val="00732EFB"/>
    <w:rsid w:val="007355BC"/>
    <w:rsid w:val="00735EC3"/>
    <w:rsid w:val="007370B8"/>
    <w:rsid w:val="0074011C"/>
    <w:rsid w:val="0074061B"/>
    <w:rsid w:val="00740ED6"/>
    <w:rsid w:val="00740FCE"/>
    <w:rsid w:val="00741F23"/>
    <w:rsid w:val="00742F42"/>
    <w:rsid w:val="00743C24"/>
    <w:rsid w:val="00744D48"/>
    <w:rsid w:val="0074734D"/>
    <w:rsid w:val="0074754B"/>
    <w:rsid w:val="00747D6C"/>
    <w:rsid w:val="007505EB"/>
    <w:rsid w:val="00753682"/>
    <w:rsid w:val="00753831"/>
    <w:rsid w:val="00753A93"/>
    <w:rsid w:val="007559E7"/>
    <w:rsid w:val="00756CA4"/>
    <w:rsid w:val="00756F55"/>
    <w:rsid w:val="007577F1"/>
    <w:rsid w:val="00763233"/>
    <w:rsid w:val="00763988"/>
    <w:rsid w:val="007647FC"/>
    <w:rsid w:val="0077041B"/>
    <w:rsid w:val="00770E15"/>
    <w:rsid w:val="007717F8"/>
    <w:rsid w:val="00772C4F"/>
    <w:rsid w:val="007730F6"/>
    <w:rsid w:val="007745E4"/>
    <w:rsid w:val="00776041"/>
    <w:rsid w:val="00776954"/>
    <w:rsid w:val="007800C5"/>
    <w:rsid w:val="0078294D"/>
    <w:rsid w:val="0078590C"/>
    <w:rsid w:val="00785B6C"/>
    <w:rsid w:val="00785E5A"/>
    <w:rsid w:val="00787E2F"/>
    <w:rsid w:val="00792BF0"/>
    <w:rsid w:val="00795673"/>
    <w:rsid w:val="007A15B9"/>
    <w:rsid w:val="007A2C84"/>
    <w:rsid w:val="007A2ED1"/>
    <w:rsid w:val="007A3580"/>
    <w:rsid w:val="007A6415"/>
    <w:rsid w:val="007A66AB"/>
    <w:rsid w:val="007A6CB9"/>
    <w:rsid w:val="007A7C1E"/>
    <w:rsid w:val="007B09A7"/>
    <w:rsid w:val="007B0CA7"/>
    <w:rsid w:val="007B2680"/>
    <w:rsid w:val="007B2752"/>
    <w:rsid w:val="007B370C"/>
    <w:rsid w:val="007B5247"/>
    <w:rsid w:val="007B5BD1"/>
    <w:rsid w:val="007B66F1"/>
    <w:rsid w:val="007B7030"/>
    <w:rsid w:val="007B7E7A"/>
    <w:rsid w:val="007C119D"/>
    <w:rsid w:val="007D1B42"/>
    <w:rsid w:val="007D4698"/>
    <w:rsid w:val="007D4AE8"/>
    <w:rsid w:val="007D7B14"/>
    <w:rsid w:val="007E0B46"/>
    <w:rsid w:val="007E4A0D"/>
    <w:rsid w:val="007E4E5A"/>
    <w:rsid w:val="007E66BA"/>
    <w:rsid w:val="007E72EF"/>
    <w:rsid w:val="007E7C45"/>
    <w:rsid w:val="007F127C"/>
    <w:rsid w:val="007F3D7F"/>
    <w:rsid w:val="007F459A"/>
    <w:rsid w:val="007F5000"/>
    <w:rsid w:val="007F5B0C"/>
    <w:rsid w:val="007F6218"/>
    <w:rsid w:val="007F6968"/>
    <w:rsid w:val="00800F9D"/>
    <w:rsid w:val="00801938"/>
    <w:rsid w:val="00801AE5"/>
    <w:rsid w:val="00801D1D"/>
    <w:rsid w:val="00802711"/>
    <w:rsid w:val="0080278E"/>
    <w:rsid w:val="00802D88"/>
    <w:rsid w:val="00803833"/>
    <w:rsid w:val="00805644"/>
    <w:rsid w:val="00805D35"/>
    <w:rsid w:val="00810E71"/>
    <w:rsid w:val="00811452"/>
    <w:rsid w:val="00820D6A"/>
    <w:rsid w:val="00820F85"/>
    <w:rsid w:val="0082166B"/>
    <w:rsid w:val="0082233C"/>
    <w:rsid w:val="008232AA"/>
    <w:rsid w:val="008237A0"/>
    <w:rsid w:val="0082399C"/>
    <w:rsid w:val="008250A0"/>
    <w:rsid w:val="0082577D"/>
    <w:rsid w:val="00826A3F"/>
    <w:rsid w:val="0082DEFD"/>
    <w:rsid w:val="008327BF"/>
    <w:rsid w:val="00835754"/>
    <w:rsid w:val="00835817"/>
    <w:rsid w:val="00836237"/>
    <w:rsid w:val="0083692F"/>
    <w:rsid w:val="00836F86"/>
    <w:rsid w:val="008375A9"/>
    <w:rsid w:val="00840419"/>
    <w:rsid w:val="00840595"/>
    <w:rsid w:val="008410C5"/>
    <w:rsid w:val="008425E1"/>
    <w:rsid w:val="00842E0D"/>
    <w:rsid w:val="0084301F"/>
    <w:rsid w:val="00843FCD"/>
    <w:rsid w:val="008453F6"/>
    <w:rsid w:val="00845B17"/>
    <w:rsid w:val="00846318"/>
    <w:rsid w:val="008464E7"/>
    <w:rsid w:val="00846F51"/>
    <w:rsid w:val="0084766D"/>
    <w:rsid w:val="008508C9"/>
    <w:rsid w:val="0085194D"/>
    <w:rsid w:val="00851EB6"/>
    <w:rsid w:val="008520BC"/>
    <w:rsid w:val="00852F92"/>
    <w:rsid w:val="00853AC7"/>
    <w:rsid w:val="00854940"/>
    <w:rsid w:val="00854CB8"/>
    <w:rsid w:val="008552F6"/>
    <w:rsid w:val="00861746"/>
    <w:rsid w:val="008620F3"/>
    <w:rsid w:val="008659F7"/>
    <w:rsid w:val="0087147B"/>
    <w:rsid w:val="00873588"/>
    <w:rsid w:val="00876155"/>
    <w:rsid w:val="0087699E"/>
    <w:rsid w:val="008775B0"/>
    <w:rsid w:val="00880062"/>
    <w:rsid w:val="0088060A"/>
    <w:rsid w:val="008945A0"/>
    <w:rsid w:val="008952B7"/>
    <w:rsid w:val="00896259"/>
    <w:rsid w:val="008A2E24"/>
    <w:rsid w:val="008A76B9"/>
    <w:rsid w:val="008B213A"/>
    <w:rsid w:val="008B31D9"/>
    <w:rsid w:val="008B3F08"/>
    <w:rsid w:val="008B5595"/>
    <w:rsid w:val="008C06E5"/>
    <w:rsid w:val="008C07D3"/>
    <w:rsid w:val="008C07F1"/>
    <w:rsid w:val="008C0933"/>
    <w:rsid w:val="008C0D39"/>
    <w:rsid w:val="008C185F"/>
    <w:rsid w:val="008C31B5"/>
    <w:rsid w:val="008C3F45"/>
    <w:rsid w:val="008C6572"/>
    <w:rsid w:val="008C69CE"/>
    <w:rsid w:val="008C7676"/>
    <w:rsid w:val="008C787E"/>
    <w:rsid w:val="008C7B22"/>
    <w:rsid w:val="008D0287"/>
    <w:rsid w:val="008D1209"/>
    <w:rsid w:val="008D4698"/>
    <w:rsid w:val="008D718A"/>
    <w:rsid w:val="008D74A0"/>
    <w:rsid w:val="008E3805"/>
    <w:rsid w:val="008E478B"/>
    <w:rsid w:val="008E50AB"/>
    <w:rsid w:val="008E524D"/>
    <w:rsid w:val="008E5B11"/>
    <w:rsid w:val="008E5CBD"/>
    <w:rsid w:val="008E6C65"/>
    <w:rsid w:val="008E6D0D"/>
    <w:rsid w:val="008E75E0"/>
    <w:rsid w:val="008F00E6"/>
    <w:rsid w:val="008F12FD"/>
    <w:rsid w:val="008F1B60"/>
    <w:rsid w:val="008F1C1C"/>
    <w:rsid w:val="008F2A85"/>
    <w:rsid w:val="008F382C"/>
    <w:rsid w:val="008F3A22"/>
    <w:rsid w:val="008F4DB3"/>
    <w:rsid w:val="008F5097"/>
    <w:rsid w:val="008F5D0A"/>
    <w:rsid w:val="008F61F1"/>
    <w:rsid w:val="008F77A0"/>
    <w:rsid w:val="009008B2"/>
    <w:rsid w:val="009044FF"/>
    <w:rsid w:val="00904EDF"/>
    <w:rsid w:val="00906A14"/>
    <w:rsid w:val="00907355"/>
    <w:rsid w:val="00910964"/>
    <w:rsid w:val="009115D4"/>
    <w:rsid w:val="00911916"/>
    <w:rsid w:val="0091384B"/>
    <w:rsid w:val="0091394E"/>
    <w:rsid w:val="00914090"/>
    <w:rsid w:val="00915BB2"/>
    <w:rsid w:val="00916832"/>
    <w:rsid w:val="00920B29"/>
    <w:rsid w:val="00920E9C"/>
    <w:rsid w:val="00921390"/>
    <w:rsid w:val="00922C0D"/>
    <w:rsid w:val="00922D90"/>
    <w:rsid w:val="009238A6"/>
    <w:rsid w:val="00924B35"/>
    <w:rsid w:val="00925B8A"/>
    <w:rsid w:val="00925C58"/>
    <w:rsid w:val="00925CE1"/>
    <w:rsid w:val="009262B3"/>
    <w:rsid w:val="009318FE"/>
    <w:rsid w:val="0093290E"/>
    <w:rsid w:val="00933A27"/>
    <w:rsid w:val="00935A10"/>
    <w:rsid w:val="0093770D"/>
    <w:rsid w:val="009414E6"/>
    <w:rsid w:val="00945FC5"/>
    <w:rsid w:val="00946125"/>
    <w:rsid w:val="00946D6A"/>
    <w:rsid w:val="00950A08"/>
    <w:rsid w:val="00951045"/>
    <w:rsid w:val="009511CE"/>
    <w:rsid w:val="00954EAC"/>
    <w:rsid w:val="009551A6"/>
    <w:rsid w:val="009558C8"/>
    <w:rsid w:val="00957CBB"/>
    <w:rsid w:val="00960FE9"/>
    <w:rsid w:val="0096118B"/>
    <w:rsid w:val="00965AE2"/>
    <w:rsid w:val="009675AC"/>
    <w:rsid w:val="0096792E"/>
    <w:rsid w:val="00971093"/>
    <w:rsid w:val="009721E4"/>
    <w:rsid w:val="00974D8B"/>
    <w:rsid w:val="009775E8"/>
    <w:rsid w:val="009777D9"/>
    <w:rsid w:val="00980DB4"/>
    <w:rsid w:val="00981E87"/>
    <w:rsid w:val="0098377C"/>
    <w:rsid w:val="00986376"/>
    <w:rsid w:val="009876AC"/>
    <w:rsid w:val="00991070"/>
    <w:rsid w:val="009919E4"/>
    <w:rsid w:val="00991AEB"/>
    <w:rsid w:val="0099204F"/>
    <w:rsid w:val="00992A16"/>
    <w:rsid w:val="00996E54"/>
    <w:rsid w:val="009A13EA"/>
    <w:rsid w:val="009A2FF1"/>
    <w:rsid w:val="009A3F38"/>
    <w:rsid w:val="009B5F27"/>
    <w:rsid w:val="009B671F"/>
    <w:rsid w:val="009B681D"/>
    <w:rsid w:val="009B71BB"/>
    <w:rsid w:val="009C0725"/>
    <w:rsid w:val="009C0F2E"/>
    <w:rsid w:val="009C1054"/>
    <w:rsid w:val="009C1D50"/>
    <w:rsid w:val="009C3FE3"/>
    <w:rsid w:val="009C41F1"/>
    <w:rsid w:val="009C531B"/>
    <w:rsid w:val="009C59E6"/>
    <w:rsid w:val="009C75CF"/>
    <w:rsid w:val="009D18C5"/>
    <w:rsid w:val="009D2DF6"/>
    <w:rsid w:val="009D31D2"/>
    <w:rsid w:val="009D37CE"/>
    <w:rsid w:val="009D4696"/>
    <w:rsid w:val="009D47C8"/>
    <w:rsid w:val="009E033F"/>
    <w:rsid w:val="009E05B5"/>
    <w:rsid w:val="009E136A"/>
    <w:rsid w:val="009E4CFF"/>
    <w:rsid w:val="009E6F7B"/>
    <w:rsid w:val="009E73C9"/>
    <w:rsid w:val="009F02E8"/>
    <w:rsid w:val="009F3BFD"/>
    <w:rsid w:val="009F6515"/>
    <w:rsid w:val="00A02184"/>
    <w:rsid w:val="00A045C7"/>
    <w:rsid w:val="00A04CF3"/>
    <w:rsid w:val="00A050FF"/>
    <w:rsid w:val="00A062A8"/>
    <w:rsid w:val="00A076B2"/>
    <w:rsid w:val="00A106D4"/>
    <w:rsid w:val="00A10717"/>
    <w:rsid w:val="00A10C42"/>
    <w:rsid w:val="00A12085"/>
    <w:rsid w:val="00A1387E"/>
    <w:rsid w:val="00A145E9"/>
    <w:rsid w:val="00A14BA7"/>
    <w:rsid w:val="00A15877"/>
    <w:rsid w:val="00A16E01"/>
    <w:rsid w:val="00A17AF7"/>
    <w:rsid w:val="00A2208D"/>
    <w:rsid w:val="00A22EC1"/>
    <w:rsid w:val="00A32D33"/>
    <w:rsid w:val="00A36CB1"/>
    <w:rsid w:val="00A40BB1"/>
    <w:rsid w:val="00A427E7"/>
    <w:rsid w:val="00A43E5E"/>
    <w:rsid w:val="00A44D89"/>
    <w:rsid w:val="00A44D8F"/>
    <w:rsid w:val="00A4613C"/>
    <w:rsid w:val="00A46D8D"/>
    <w:rsid w:val="00A47A63"/>
    <w:rsid w:val="00A512F6"/>
    <w:rsid w:val="00A52335"/>
    <w:rsid w:val="00A53E59"/>
    <w:rsid w:val="00A5447D"/>
    <w:rsid w:val="00A54612"/>
    <w:rsid w:val="00A556C9"/>
    <w:rsid w:val="00A57B74"/>
    <w:rsid w:val="00A6423F"/>
    <w:rsid w:val="00A64ECA"/>
    <w:rsid w:val="00A67D64"/>
    <w:rsid w:val="00A709B1"/>
    <w:rsid w:val="00A73C06"/>
    <w:rsid w:val="00A74C76"/>
    <w:rsid w:val="00A7521E"/>
    <w:rsid w:val="00A81157"/>
    <w:rsid w:val="00A84B1A"/>
    <w:rsid w:val="00A84B66"/>
    <w:rsid w:val="00A85F44"/>
    <w:rsid w:val="00A8738B"/>
    <w:rsid w:val="00A900AB"/>
    <w:rsid w:val="00A909FD"/>
    <w:rsid w:val="00A90C30"/>
    <w:rsid w:val="00A910BD"/>
    <w:rsid w:val="00A92072"/>
    <w:rsid w:val="00A946CB"/>
    <w:rsid w:val="00A9495D"/>
    <w:rsid w:val="00A958C1"/>
    <w:rsid w:val="00AA2318"/>
    <w:rsid w:val="00AA292F"/>
    <w:rsid w:val="00AA4035"/>
    <w:rsid w:val="00AA4242"/>
    <w:rsid w:val="00AA6D8F"/>
    <w:rsid w:val="00AA75F8"/>
    <w:rsid w:val="00AA7CA2"/>
    <w:rsid w:val="00AA7CE5"/>
    <w:rsid w:val="00AB0C23"/>
    <w:rsid w:val="00AB573C"/>
    <w:rsid w:val="00AB7AEA"/>
    <w:rsid w:val="00AC0773"/>
    <w:rsid w:val="00AC2318"/>
    <w:rsid w:val="00AC371A"/>
    <w:rsid w:val="00AC3EC1"/>
    <w:rsid w:val="00AC489C"/>
    <w:rsid w:val="00AC4BC1"/>
    <w:rsid w:val="00AC6803"/>
    <w:rsid w:val="00AC6C2E"/>
    <w:rsid w:val="00AC7B53"/>
    <w:rsid w:val="00AD3E9B"/>
    <w:rsid w:val="00AD59DB"/>
    <w:rsid w:val="00AD7BCB"/>
    <w:rsid w:val="00AE06BC"/>
    <w:rsid w:val="00AE1090"/>
    <w:rsid w:val="00AE3194"/>
    <w:rsid w:val="00AE3E4B"/>
    <w:rsid w:val="00AE4A20"/>
    <w:rsid w:val="00AE629C"/>
    <w:rsid w:val="00AE754B"/>
    <w:rsid w:val="00AF1038"/>
    <w:rsid w:val="00AF1081"/>
    <w:rsid w:val="00AF1375"/>
    <w:rsid w:val="00AF1B2F"/>
    <w:rsid w:val="00AF3300"/>
    <w:rsid w:val="00AF48D4"/>
    <w:rsid w:val="00AF608E"/>
    <w:rsid w:val="00AF612F"/>
    <w:rsid w:val="00AF6851"/>
    <w:rsid w:val="00AF7545"/>
    <w:rsid w:val="00B004F6"/>
    <w:rsid w:val="00B00ADF"/>
    <w:rsid w:val="00B0122C"/>
    <w:rsid w:val="00B032C1"/>
    <w:rsid w:val="00B054FC"/>
    <w:rsid w:val="00B05969"/>
    <w:rsid w:val="00B05C2F"/>
    <w:rsid w:val="00B10ACA"/>
    <w:rsid w:val="00B11E28"/>
    <w:rsid w:val="00B13213"/>
    <w:rsid w:val="00B13992"/>
    <w:rsid w:val="00B14E11"/>
    <w:rsid w:val="00B161EC"/>
    <w:rsid w:val="00B16BAB"/>
    <w:rsid w:val="00B16CE8"/>
    <w:rsid w:val="00B16EEF"/>
    <w:rsid w:val="00B22771"/>
    <w:rsid w:val="00B228AB"/>
    <w:rsid w:val="00B23DC9"/>
    <w:rsid w:val="00B25355"/>
    <w:rsid w:val="00B309DC"/>
    <w:rsid w:val="00B32763"/>
    <w:rsid w:val="00B3352E"/>
    <w:rsid w:val="00B425C9"/>
    <w:rsid w:val="00B4267A"/>
    <w:rsid w:val="00B447F3"/>
    <w:rsid w:val="00B47307"/>
    <w:rsid w:val="00B541CC"/>
    <w:rsid w:val="00B620BC"/>
    <w:rsid w:val="00B630DB"/>
    <w:rsid w:val="00B635B2"/>
    <w:rsid w:val="00B714B9"/>
    <w:rsid w:val="00B7209D"/>
    <w:rsid w:val="00B72AF3"/>
    <w:rsid w:val="00B747B7"/>
    <w:rsid w:val="00B75529"/>
    <w:rsid w:val="00B76751"/>
    <w:rsid w:val="00B76B99"/>
    <w:rsid w:val="00B814C0"/>
    <w:rsid w:val="00B815F1"/>
    <w:rsid w:val="00B819E3"/>
    <w:rsid w:val="00B82302"/>
    <w:rsid w:val="00B8309E"/>
    <w:rsid w:val="00B87310"/>
    <w:rsid w:val="00B908C4"/>
    <w:rsid w:val="00B93CB6"/>
    <w:rsid w:val="00B9648D"/>
    <w:rsid w:val="00B97EBA"/>
    <w:rsid w:val="00B9D021"/>
    <w:rsid w:val="00BA0677"/>
    <w:rsid w:val="00BA170D"/>
    <w:rsid w:val="00BA206B"/>
    <w:rsid w:val="00BA4DA9"/>
    <w:rsid w:val="00BA5D32"/>
    <w:rsid w:val="00BA61E5"/>
    <w:rsid w:val="00BA7A04"/>
    <w:rsid w:val="00BB34BE"/>
    <w:rsid w:val="00BB3F96"/>
    <w:rsid w:val="00BB4C44"/>
    <w:rsid w:val="00BB62FB"/>
    <w:rsid w:val="00BB6CA3"/>
    <w:rsid w:val="00BC104A"/>
    <w:rsid w:val="00BC1804"/>
    <w:rsid w:val="00BC22C6"/>
    <w:rsid w:val="00BC2831"/>
    <w:rsid w:val="00BC2CA3"/>
    <w:rsid w:val="00BC3B06"/>
    <w:rsid w:val="00BC465C"/>
    <w:rsid w:val="00BC5107"/>
    <w:rsid w:val="00BC5D3C"/>
    <w:rsid w:val="00BC5D4F"/>
    <w:rsid w:val="00BC6BDC"/>
    <w:rsid w:val="00BD0403"/>
    <w:rsid w:val="00BD1C3B"/>
    <w:rsid w:val="00BD3EB4"/>
    <w:rsid w:val="00BD3F44"/>
    <w:rsid w:val="00BD4200"/>
    <w:rsid w:val="00BD4851"/>
    <w:rsid w:val="00BD4917"/>
    <w:rsid w:val="00BE1341"/>
    <w:rsid w:val="00BE1A16"/>
    <w:rsid w:val="00BE2B93"/>
    <w:rsid w:val="00BE2F8F"/>
    <w:rsid w:val="00BE6AAD"/>
    <w:rsid w:val="00BE74A0"/>
    <w:rsid w:val="00BF028B"/>
    <w:rsid w:val="00BF0781"/>
    <w:rsid w:val="00BF0E60"/>
    <w:rsid w:val="00BF41E8"/>
    <w:rsid w:val="00BF4215"/>
    <w:rsid w:val="00BF594F"/>
    <w:rsid w:val="00BF681C"/>
    <w:rsid w:val="00BF7F3E"/>
    <w:rsid w:val="00C006AC"/>
    <w:rsid w:val="00C00C25"/>
    <w:rsid w:val="00C01F91"/>
    <w:rsid w:val="00C02699"/>
    <w:rsid w:val="00C07E2A"/>
    <w:rsid w:val="00C11774"/>
    <w:rsid w:val="00C11B7E"/>
    <w:rsid w:val="00C11DED"/>
    <w:rsid w:val="00C13A80"/>
    <w:rsid w:val="00C15021"/>
    <w:rsid w:val="00C17E19"/>
    <w:rsid w:val="00C22017"/>
    <w:rsid w:val="00C279E9"/>
    <w:rsid w:val="00C30A14"/>
    <w:rsid w:val="00C3181A"/>
    <w:rsid w:val="00C320CF"/>
    <w:rsid w:val="00C320F8"/>
    <w:rsid w:val="00C33401"/>
    <w:rsid w:val="00C3798A"/>
    <w:rsid w:val="00C4045D"/>
    <w:rsid w:val="00C426B9"/>
    <w:rsid w:val="00C4357E"/>
    <w:rsid w:val="00C52E25"/>
    <w:rsid w:val="00C5747B"/>
    <w:rsid w:val="00C57E93"/>
    <w:rsid w:val="00C60B4E"/>
    <w:rsid w:val="00C727AF"/>
    <w:rsid w:val="00C76CB2"/>
    <w:rsid w:val="00C77CE6"/>
    <w:rsid w:val="00C77E3C"/>
    <w:rsid w:val="00C8051E"/>
    <w:rsid w:val="00C81278"/>
    <w:rsid w:val="00C8135A"/>
    <w:rsid w:val="00C8314C"/>
    <w:rsid w:val="00C861F3"/>
    <w:rsid w:val="00C87E46"/>
    <w:rsid w:val="00C9113C"/>
    <w:rsid w:val="00C92C12"/>
    <w:rsid w:val="00C93785"/>
    <w:rsid w:val="00C93C5A"/>
    <w:rsid w:val="00C94A61"/>
    <w:rsid w:val="00C9522B"/>
    <w:rsid w:val="00C962FF"/>
    <w:rsid w:val="00C96745"/>
    <w:rsid w:val="00C97188"/>
    <w:rsid w:val="00C97AA6"/>
    <w:rsid w:val="00C97ECB"/>
    <w:rsid w:val="00C97F94"/>
    <w:rsid w:val="00CA0522"/>
    <w:rsid w:val="00CA2A68"/>
    <w:rsid w:val="00CA30B2"/>
    <w:rsid w:val="00CA4700"/>
    <w:rsid w:val="00CA476E"/>
    <w:rsid w:val="00CA4AC4"/>
    <w:rsid w:val="00CA6BB0"/>
    <w:rsid w:val="00CA725D"/>
    <w:rsid w:val="00CA7682"/>
    <w:rsid w:val="00CB60B8"/>
    <w:rsid w:val="00CB7257"/>
    <w:rsid w:val="00CC0DA1"/>
    <w:rsid w:val="00CC0EB8"/>
    <w:rsid w:val="00CC10F2"/>
    <w:rsid w:val="00CC2C4D"/>
    <w:rsid w:val="00CC2DD6"/>
    <w:rsid w:val="00CC351E"/>
    <w:rsid w:val="00CC3AFB"/>
    <w:rsid w:val="00CC3BDC"/>
    <w:rsid w:val="00CC5E8C"/>
    <w:rsid w:val="00CC64C3"/>
    <w:rsid w:val="00CC6750"/>
    <w:rsid w:val="00CD01E5"/>
    <w:rsid w:val="00CD08E2"/>
    <w:rsid w:val="00CD24D9"/>
    <w:rsid w:val="00CD4639"/>
    <w:rsid w:val="00CD4E2B"/>
    <w:rsid w:val="00CD5298"/>
    <w:rsid w:val="00CD5CC3"/>
    <w:rsid w:val="00CD7208"/>
    <w:rsid w:val="00CE0F15"/>
    <w:rsid w:val="00CE3A35"/>
    <w:rsid w:val="00CE4C1F"/>
    <w:rsid w:val="00CE6736"/>
    <w:rsid w:val="00CF0732"/>
    <w:rsid w:val="00CF15D3"/>
    <w:rsid w:val="00CF3DB5"/>
    <w:rsid w:val="00CF6228"/>
    <w:rsid w:val="00CF7B5C"/>
    <w:rsid w:val="00D00204"/>
    <w:rsid w:val="00D00419"/>
    <w:rsid w:val="00D01EAE"/>
    <w:rsid w:val="00D02020"/>
    <w:rsid w:val="00D04AE2"/>
    <w:rsid w:val="00D04D61"/>
    <w:rsid w:val="00D05338"/>
    <w:rsid w:val="00D07714"/>
    <w:rsid w:val="00D10C07"/>
    <w:rsid w:val="00D176C5"/>
    <w:rsid w:val="00D179AE"/>
    <w:rsid w:val="00D20A1F"/>
    <w:rsid w:val="00D26333"/>
    <w:rsid w:val="00D2795B"/>
    <w:rsid w:val="00D27A32"/>
    <w:rsid w:val="00D30BA0"/>
    <w:rsid w:val="00D31A4F"/>
    <w:rsid w:val="00D31D61"/>
    <w:rsid w:val="00D32E9A"/>
    <w:rsid w:val="00D336E7"/>
    <w:rsid w:val="00D342B6"/>
    <w:rsid w:val="00D351EB"/>
    <w:rsid w:val="00D3538D"/>
    <w:rsid w:val="00D35568"/>
    <w:rsid w:val="00D36AFA"/>
    <w:rsid w:val="00D375AF"/>
    <w:rsid w:val="00D379E6"/>
    <w:rsid w:val="00D40415"/>
    <w:rsid w:val="00D42E40"/>
    <w:rsid w:val="00D431B3"/>
    <w:rsid w:val="00D44482"/>
    <w:rsid w:val="00D44530"/>
    <w:rsid w:val="00D44AA2"/>
    <w:rsid w:val="00D44C0F"/>
    <w:rsid w:val="00D455EE"/>
    <w:rsid w:val="00D465F1"/>
    <w:rsid w:val="00D50B23"/>
    <w:rsid w:val="00D52393"/>
    <w:rsid w:val="00D557A1"/>
    <w:rsid w:val="00D55C06"/>
    <w:rsid w:val="00D567CF"/>
    <w:rsid w:val="00D568DD"/>
    <w:rsid w:val="00D5694C"/>
    <w:rsid w:val="00D57700"/>
    <w:rsid w:val="00D64C5D"/>
    <w:rsid w:val="00D660D1"/>
    <w:rsid w:val="00D66474"/>
    <w:rsid w:val="00D66686"/>
    <w:rsid w:val="00D70458"/>
    <w:rsid w:val="00D708F4"/>
    <w:rsid w:val="00D70B8A"/>
    <w:rsid w:val="00D73064"/>
    <w:rsid w:val="00D7391D"/>
    <w:rsid w:val="00D7564D"/>
    <w:rsid w:val="00D76966"/>
    <w:rsid w:val="00D76A73"/>
    <w:rsid w:val="00D77E68"/>
    <w:rsid w:val="00D80450"/>
    <w:rsid w:val="00D8056D"/>
    <w:rsid w:val="00D809D8"/>
    <w:rsid w:val="00D81646"/>
    <w:rsid w:val="00D827FD"/>
    <w:rsid w:val="00D829D2"/>
    <w:rsid w:val="00D82BE3"/>
    <w:rsid w:val="00D85E22"/>
    <w:rsid w:val="00D86252"/>
    <w:rsid w:val="00D87018"/>
    <w:rsid w:val="00D944BD"/>
    <w:rsid w:val="00D95C97"/>
    <w:rsid w:val="00D97091"/>
    <w:rsid w:val="00DA17E4"/>
    <w:rsid w:val="00DA26B0"/>
    <w:rsid w:val="00DA3C60"/>
    <w:rsid w:val="00DA477E"/>
    <w:rsid w:val="00DA4A74"/>
    <w:rsid w:val="00DA66E1"/>
    <w:rsid w:val="00DA6E21"/>
    <w:rsid w:val="00DA6FAD"/>
    <w:rsid w:val="00DA718B"/>
    <w:rsid w:val="00DA7F77"/>
    <w:rsid w:val="00DB17BC"/>
    <w:rsid w:val="00DB1A9A"/>
    <w:rsid w:val="00DB41B1"/>
    <w:rsid w:val="00DB43B1"/>
    <w:rsid w:val="00DB4AD0"/>
    <w:rsid w:val="00DB4CFC"/>
    <w:rsid w:val="00DB6CF7"/>
    <w:rsid w:val="00DC31D3"/>
    <w:rsid w:val="00DC56FE"/>
    <w:rsid w:val="00DC691A"/>
    <w:rsid w:val="00DD1D06"/>
    <w:rsid w:val="00DD2589"/>
    <w:rsid w:val="00DD41E8"/>
    <w:rsid w:val="00DD4224"/>
    <w:rsid w:val="00DE089D"/>
    <w:rsid w:val="00DE161E"/>
    <w:rsid w:val="00DE2D84"/>
    <w:rsid w:val="00DE3291"/>
    <w:rsid w:val="00DE3BCB"/>
    <w:rsid w:val="00DE3F4A"/>
    <w:rsid w:val="00DE5240"/>
    <w:rsid w:val="00DE5B9A"/>
    <w:rsid w:val="00DE69C9"/>
    <w:rsid w:val="00DF0DD8"/>
    <w:rsid w:val="00DF5C97"/>
    <w:rsid w:val="00E01C8E"/>
    <w:rsid w:val="00E0256E"/>
    <w:rsid w:val="00E02904"/>
    <w:rsid w:val="00E02984"/>
    <w:rsid w:val="00E070B8"/>
    <w:rsid w:val="00E10D65"/>
    <w:rsid w:val="00E1277A"/>
    <w:rsid w:val="00E16184"/>
    <w:rsid w:val="00E1698C"/>
    <w:rsid w:val="00E20A08"/>
    <w:rsid w:val="00E20AC3"/>
    <w:rsid w:val="00E21149"/>
    <w:rsid w:val="00E2152C"/>
    <w:rsid w:val="00E22E1A"/>
    <w:rsid w:val="00E23215"/>
    <w:rsid w:val="00E23416"/>
    <w:rsid w:val="00E23951"/>
    <w:rsid w:val="00E24294"/>
    <w:rsid w:val="00E31D65"/>
    <w:rsid w:val="00E32D16"/>
    <w:rsid w:val="00E34773"/>
    <w:rsid w:val="00E40609"/>
    <w:rsid w:val="00E420A0"/>
    <w:rsid w:val="00E47805"/>
    <w:rsid w:val="00E47A0F"/>
    <w:rsid w:val="00E50E2C"/>
    <w:rsid w:val="00E51EA6"/>
    <w:rsid w:val="00E52B06"/>
    <w:rsid w:val="00E57E11"/>
    <w:rsid w:val="00E61BEF"/>
    <w:rsid w:val="00E6230D"/>
    <w:rsid w:val="00E62CEB"/>
    <w:rsid w:val="00E63669"/>
    <w:rsid w:val="00E63E71"/>
    <w:rsid w:val="00E65FE8"/>
    <w:rsid w:val="00E66245"/>
    <w:rsid w:val="00E70008"/>
    <w:rsid w:val="00E70108"/>
    <w:rsid w:val="00E70A8B"/>
    <w:rsid w:val="00E713A8"/>
    <w:rsid w:val="00E71CFD"/>
    <w:rsid w:val="00E72A0A"/>
    <w:rsid w:val="00E756D3"/>
    <w:rsid w:val="00E80CF7"/>
    <w:rsid w:val="00E819D2"/>
    <w:rsid w:val="00E826C4"/>
    <w:rsid w:val="00E82D3D"/>
    <w:rsid w:val="00E842B9"/>
    <w:rsid w:val="00E858D8"/>
    <w:rsid w:val="00E876C8"/>
    <w:rsid w:val="00E9378E"/>
    <w:rsid w:val="00E97348"/>
    <w:rsid w:val="00E97366"/>
    <w:rsid w:val="00EA1DB7"/>
    <w:rsid w:val="00EA2803"/>
    <w:rsid w:val="00EA2A91"/>
    <w:rsid w:val="00EA3F0E"/>
    <w:rsid w:val="00EA68B3"/>
    <w:rsid w:val="00EA739B"/>
    <w:rsid w:val="00EB346A"/>
    <w:rsid w:val="00EB4592"/>
    <w:rsid w:val="00EB4CAA"/>
    <w:rsid w:val="00EB6FC3"/>
    <w:rsid w:val="00EB7A15"/>
    <w:rsid w:val="00EC1591"/>
    <w:rsid w:val="00EC281F"/>
    <w:rsid w:val="00EC4448"/>
    <w:rsid w:val="00EC7C70"/>
    <w:rsid w:val="00ED0327"/>
    <w:rsid w:val="00ED0BAC"/>
    <w:rsid w:val="00ED0D89"/>
    <w:rsid w:val="00ED1ED1"/>
    <w:rsid w:val="00ED60EC"/>
    <w:rsid w:val="00ED6255"/>
    <w:rsid w:val="00ED7629"/>
    <w:rsid w:val="00EE0CB7"/>
    <w:rsid w:val="00EE0F6E"/>
    <w:rsid w:val="00EE1EBE"/>
    <w:rsid w:val="00EE289A"/>
    <w:rsid w:val="00EE3974"/>
    <w:rsid w:val="00EE47E7"/>
    <w:rsid w:val="00EE4B2B"/>
    <w:rsid w:val="00EE54AD"/>
    <w:rsid w:val="00EF01F9"/>
    <w:rsid w:val="00EF035F"/>
    <w:rsid w:val="00EF0BF5"/>
    <w:rsid w:val="00EF194E"/>
    <w:rsid w:val="00EF212A"/>
    <w:rsid w:val="00EF3C58"/>
    <w:rsid w:val="00EF3E3F"/>
    <w:rsid w:val="00EF41F0"/>
    <w:rsid w:val="00EF629F"/>
    <w:rsid w:val="00F00722"/>
    <w:rsid w:val="00F01A4B"/>
    <w:rsid w:val="00F026C4"/>
    <w:rsid w:val="00F02CF3"/>
    <w:rsid w:val="00F04743"/>
    <w:rsid w:val="00F05FDE"/>
    <w:rsid w:val="00F060D7"/>
    <w:rsid w:val="00F06986"/>
    <w:rsid w:val="00F07D9A"/>
    <w:rsid w:val="00F11FDE"/>
    <w:rsid w:val="00F13399"/>
    <w:rsid w:val="00F14A84"/>
    <w:rsid w:val="00F15A59"/>
    <w:rsid w:val="00F15E6C"/>
    <w:rsid w:val="00F1727D"/>
    <w:rsid w:val="00F17B66"/>
    <w:rsid w:val="00F20E6A"/>
    <w:rsid w:val="00F2321C"/>
    <w:rsid w:val="00F25213"/>
    <w:rsid w:val="00F3018F"/>
    <w:rsid w:val="00F3340C"/>
    <w:rsid w:val="00F34BC8"/>
    <w:rsid w:val="00F35D59"/>
    <w:rsid w:val="00F35EA4"/>
    <w:rsid w:val="00F36F10"/>
    <w:rsid w:val="00F4281B"/>
    <w:rsid w:val="00F43126"/>
    <w:rsid w:val="00F457AA"/>
    <w:rsid w:val="00F52599"/>
    <w:rsid w:val="00F541F4"/>
    <w:rsid w:val="00F55F09"/>
    <w:rsid w:val="00F56221"/>
    <w:rsid w:val="00F62778"/>
    <w:rsid w:val="00F63105"/>
    <w:rsid w:val="00F647D2"/>
    <w:rsid w:val="00F6487C"/>
    <w:rsid w:val="00F64938"/>
    <w:rsid w:val="00F65999"/>
    <w:rsid w:val="00F66A7E"/>
    <w:rsid w:val="00F66ED9"/>
    <w:rsid w:val="00F71DB5"/>
    <w:rsid w:val="00F74A9B"/>
    <w:rsid w:val="00F760B8"/>
    <w:rsid w:val="00F772C0"/>
    <w:rsid w:val="00F7750F"/>
    <w:rsid w:val="00F8143D"/>
    <w:rsid w:val="00F81A49"/>
    <w:rsid w:val="00F824E4"/>
    <w:rsid w:val="00F84C36"/>
    <w:rsid w:val="00F8509B"/>
    <w:rsid w:val="00F85F0E"/>
    <w:rsid w:val="00F91059"/>
    <w:rsid w:val="00F94361"/>
    <w:rsid w:val="00F94CD5"/>
    <w:rsid w:val="00F969E4"/>
    <w:rsid w:val="00F96FC4"/>
    <w:rsid w:val="00F97810"/>
    <w:rsid w:val="00FA3725"/>
    <w:rsid w:val="00FA3E20"/>
    <w:rsid w:val="00FA6C9E"/>
    <w:rsid w:val="00FA7B35"/>
    <w:rsid w:val="00FB580C"/>
    <w:rsid w:val="00FB5B98"/>
    <w:rsid w:val="00FB5E5B"/>
    <w:rsid w:val="00FB74F7"/>
    <w:rsid w:val="00FC4206"/>
    <w:rsid w:val="00FC4393"/>
    <w:rsid w:val="00FC4BF7"/>
    <w:rsid w:val="00FC4FF0"/>
    <w:rsid w:val="00FC5B2D"/>
    <w:rsid w:val="00FC7D4E"/>
    <w:rsid w:val="00FD0380"/>
    <w:rsid w:val="00FD0BD3"/>
    <w:rsid w:val="00FD2249"/>
    <w:rsid w:val="00FD2D04"/>
    <w:rsid w:val="00FD2EA4"/>
    <w:rsid w:val="00FD376B"/>
    <w:rsid w:val="00FD40C8"/>
    <w:rsid w:val="00FD43B8"/>
    <w:rsid w:val="00FD4572"/>
    <w:rsid w:val="00FD4A37"/>
    <w:rsid w:val="00FD665F"/>
    <w:rsid w:val="00FE0B95"/>
    <w:rsid w:val="00FE15AD"/>
    <w:rsid w:val="00FE42F2"/>
    <w:rsid w:val="00FE4B02"/>
    <w:rsid w:val="00FE590C"/>
    <w:rsid w:val="00FE642B"/>
    <w:rsid w:val="00FF045F"/>
    <w:rsid w:val="00FF341B"/>
    <w:rsid w:val="00FF365D"/>
    <w:rsid w:val="00FF3CB7"/>
    <w:rsid w:val="00FF44B0"/>
    <w:rsid w:val="00FF6FA7"/>
    <w:rsid w:val="00FF760A"/>
    <w:rsid w:val="01365158"/>
    <w:rsid w:val="0144B2FE"/>
    <w:rsid w:val="017A1055"/>
    <w:rsid w:val="018EFB2F"/>
    <w:rsid w:val="01D9428A"/>
    <w:rsid w:val="01E48FB8"/>
    <w:rsid w:val="01F305F8"/>
    <w:rsid w:val="020BAD00"/>
    <w:rsid w:val="022F62CA"/>
    <w:rsid w:val="023CA739"/>
    <w:rsid w:val="023EC16C"/>
    <w:rsid w:val="024A375F"/>
    <w:rsid w:val="025DC795"/>
    <w:rsid w:val="025FAC90"/>
    <w:rsid w:val="02651DCB"/>
    <w:rsid w:val="027CFFB3"/>
    <w:rsid w:val="02908C27"/>
    <w:rsid w:val="02AF7DA0"/>
    <w:rsid w:val="02BB343D"/>
    <w:rsid w:val="02D06153"/>
    <w:rsid w:val="02DA7906"/>
    <w:rsid w:val="02DD8A79"/>
    <w:rsid w:val="0316FA4B"/>
    <w:rsid w:val="031F6A34"/>
    <w:rsid w:val="03248D9F"/>
    <w:rsid w:val="032FA42C"/>
    <w:rsid w:val="0345B14C"/>
    <w:rsid w:val="0369F268"/>
    <w:rsid w:val="0369F411"/>
    <w:rsid w:val="03732475"/>
    <w:rsid w:val="0374994B"/>
    <w:rsid w:val="0375E7B7"/>
    <w:rsid w:val="0376980B"/>
    <w:rsid w:val="038ED659"/>
    <w:rsid w:val="03A304AF"/>
    <w:rsid w:val="03ACFB5A"/>
    <w:rsid w:val="03AD3A9A"/>
    <w:rsid w:val="03BC7EEF"/>
    <w:rsid w:val="03CEEBD1"/>
    <w:rsid w:val="03D69FB8"/>
    <w:rsid w:val="03F8A521"/>
    <w:rsid w:val="040B8C84"/>
    <w:rsid w:val="0421FA90"/>
    <w:rsid w:val="0457991E"/>
    <w:rsid w:val="0463B7AD"/>
    <w:rsid w:val="04675615"/>
    <w:rsid w:val="04764967"/>
    <w:rsid w:val="047FA86A"/>
    <w:rsid w:val="048BF06D"/>
    <w:rsid w:val="04B2CAAC"/>
    <w:rsid w:val="04C25EA5"/>
    <w:rsid w:val="04D7AF22"/>
    <w:rsid w:val="04DDF36D"/>
    <w:rsid w:val="04F86652"/>
    <w:rsid w:val="04FCEEAC"/>
    <w:rsid w:val="04FDD7A6"/>
    <w:rsid w:val="0505971C"/>
    <w:rsid w:val="05138FC2"/>
    <w:rsid w:val="0517D17D"/>
    <w:rsid w:val="0521C3F6"/>
    <w:rsid w:val="05498030"/>
    <w:rsid w:val="0581B9A4"/>
    <w:rsid w:val="0589DB05"/>
    <w:rsid w:val="05B01E35"/>
    <w:rsid w:val="05DD66BD"/>
    <w:rsid w:val="05F42F4F"/>
    <w:rsid w:val="06346FAE"/>
    <w:rsid w:val="0672B939"/>
    <w:rsid w:val="067C8B09"/>
    <w:rsid w:val="06AC8C50"/>
    <w:rsid w:val="06BE9707"/>
    <w:rsid w:val="06C1FF17"/>
    <w:rsid w:val="06D01833"/>
    <w:rsid w:val="06D6C79B"/>
    <w:rsid w:val="06EB74C2"/>
    <w:rsid w:val="06EBAE8A"/>
    <w:rsid w:val="071435E5"/>
    <w:rsid w:val="071B91E0"/>
    <w:rsid w:val="072CD819"/>
    <w:rsid w:val="07406E6E"/>
    <w:rsid w:val="07431C34"/>
    <w:rsid w:val="0753AAAD"/>
    <w:rsid w:val="07581187"/>
    <w:rsid w:val="07609A31"/>
    <w:rsid w:val="07679189"/>
    <w:rsid w:val="076CC137"/>
    <w:rsid w:val="07835F9E"/>
    <w:rsid w:val="07890CB2"/>
    <w:rsid w:val="0794C1CC"/>
    <w:rsid w:val="0814D8FF"/>
    <w:rsid w:val="081A23ED"/>
    <w:rsid w:val="082CFD7D"/>
    <w:rsid w:val="082F77A9"/>
    <w:rsid w:val="08542E5D"/>
    <w:rsid w:val="0856A6E0"/>
    <w:rsid w:val="08581864"/>
    <w:rsid w:val="085C731D"/>
    <w:rsid w:val="08728472"/>
    <w:rsid w:val="08908E76"/>
    <w:rsid w:val="089E156E"/>
    <w:rsid w:val="08A8097B"/>
    <w:rsid w:val="08B06880"/>
    <w:rsid w:val="08CA1A6C"/>
    <w:rsid w:val="08D89A3D"/>
    <w:rsid w:val="08DCF156"/>
    <w:rsid w:val="08ED5E7F"/>
    <w:rsid w:val="090A0CFC"/>
    <w:rsid w:val="091F2FFF"/>
    <w:rsid w:val="09338435"/>
    <w:rsid w:val="0949BA8A"/>
    <w:rsid w:val="094DCFA9"/>
    <w:rsid w:val="09557512"/>
    <w:rsid w:val="09882E47"/>
    <w:rsid w:val="0993F467"/>
    <w:rsid w:val="09940A93"/>
    <w:rsid w:val="09AFCB60"/>
    <w:rsid w:val="09BD0A55"/>
    <w:rsid w:val="09D347F2"/>
    <w:rsid w:val="09E8D40B"/>
    <w:rsid w:val="09F9F37C"/>
    <w:rsid w:val="0A2190C1"/>
    <w:rsid w:val="0A4388EB"/>
    <w:rsid w:val="0A4E9DA4"/>
    <w:rsid w:val="0A505B58"/>
    <w:rsid w:val="0A63C2AE"/>
    <w:rsid w:val="0A684B68"/>
    <w:rsid w:val="0A9543EC"/>
    <w:rsid w:val="0AC90672"/>
    <w:rsid w:val="0AD0FEA8"/>
    <w:rsid w:val="0AD87753"/>
    <w:rsid w:val="0AEAE1ED"/>
    <w:rsid w:val="0AF9740A"/>
    <w:rsid w:val="0B0B8358"/>
    <w:rsid w:val="0B0E55FE"/>
    <w:rsid w:val="0B0E5F58"/>
    <w:rsid w:val="0B0F89AD"/>
    <w:rsid w:val="0B1B90BD"/>
    <w:rsid w:val="0B2D80CF"/>
    <w:rsid w:val="0B370A7F"/>
    <w:rsid w:val="0B372603"/>
    <w:rsid w:val="0B4476C4"/>
    <w:rsid w:val="0B6C0C12"/>
    <w:rsid w:val="0B98F095"/>
    <w:rsid w:val="0BE9896F"/>
    <w:rsid w:val="0BFD4817"/>
    <w:rsid w:val="0C21CE79"/>
    <w:rsid w:val="0C64ED9B"/>
    <w:rsid w:val="0C771E0D"/>
    <w:rsid w:val="0C88773C"/>
    <w:rsid w:val="0C8BBC60"/>
    <w:rsid w:val="0C9E837C"/>
    <w:rsid w:val="0CC2023C"/>
    <w:rsid w:val="0CCFDCF5"/>
    <w:rsid w:val="0CE24B7B"/>
    <w:rsid w:val="0CEBEEFC"/>
    <w:rsid w:val="0CF10649"/>
    <w:rsid w:val="0CF27C3B"/>
    <w:rsid w:val="0D2A67FE"/>
    <w:rsid w:val="0D2E0DD8"/>
    <w:rsid w:val="0D33269D"/>
    <w:rsid w:val="0D604BF3"/>
    <w:rsid w:val="0D7312E4"/>
    <w:rsid w:val="0D943268"/>
    <w:rsid w:val="0DACE07F"/>
    <w:rsid w:val="0DB70EEC"/>
    <w:rsid w:val="0DC4ADF4"/>
    <w:rsid w:val="0E0479E1"/>
    <w:rsid w:val="0E0F61BF"/>
    <w:rsid w:val="0E1D2BAD"/>
    <w:rsid w:val="0E36DB02"/>
    <w:rsid w:val="0E443D5F"/>
    <w:rsid w:val="0E520115"/>
    <w:rsid w:val="0E521CF1"/>
    <w:rsid w:val="0E58F130"/>
    <w:rsid w:val="0E7C68A0"/>
    <w:rsid w:val="0E8CD6AA"/>
    <w:rsid w:val="0EE081BA"/>
    <w:rsid w:val="0F2AB67F"/>
    <w:rsid w:val="0F2ED0FF"/>
    <w:rsid w:val="0F332673"/>
    <w:rsid w:val="0F4E136C"/>
    <w:rsid w:val="0F56B2F7"/>
    <w:rsid w:val="0F61653E"/>
    <w:rsid w:val="0F721464"/>
    <w:rsid w:val="0F7809C1"/>
    <w:rsid w:val="0FADB294"/>
    <w:rsid w:val="0FB8FC0E"/>
    <w:rsid w:val="0FEF8555"/>
    <w:rsid w:val="101F4CE4"/>
    <w:rsid w:val="1028A70B"/>
    <w:rsid w:val="103A9A63"/>
    <w:rsid w:val="103F5159"/>
    <w:rsid w:val="10428834"/>
    <w:rsid w:val="1048EF01"/>
    <w:rsid w:val="1059D56B"/>
    <w:rsid w:val="105B7CDC"/>
    <w:rsid w:val="1068CD37"/>
    <w:rsid w:val="108CD707"/>
    <w:rsid w:val="1097FAC7"/>
    <w:rsid w:val="109F87AD"/>
    <w:rsid w:val="10B9E04F"/>
    <w:rsid w:val="10C417D0"/>
    <w:rsid w:val="10C8A0C2"/>
    <w:rsid w:val="1125AB1D"/>
    <w:rsid w:val="116E8541"/>
    <w:rsid w:val="11775587"/>
    <w:rsid w:val="119DFDD7"/>
    <w:rsid w:val="11A27F5E"/>
    <w:rsid w:val="11AF9A33"/>
    <w:rsid w:val="11B0BBA2"/>
    <w:rsid w:val="11BC52D0"/>
    <w:rsid w:val="11BC9E13"/>
    <w:rsid w:val="11E0EEA4"/>
    <w:rsid w:val="11F43719"/>
    <w:rsid w:val="1206A7B9"/>
    <w:rsid w:val="120961C1"/>
    <w:rsid w:val="12140F49"/>
    <w:rsid w:val="122D4721"/>
    <w:rsid w:val="12487B4F"/>
    <w:rsid w:val="1254318C"/>
    <w:rsid w:val="1278C559"/>
    <w:rsid w:val="127A8E20"/>
    <w:rsid w:val="127EA759"/>
    <w:rsid w:val="129C7B69"/>
    <w:rsid w:val="12B54F75"/>
    <w:rsid w:val="12C34A0A"/>
    <w:rsid w:val="12C617C6"/>
    <w:rsid w:val="12CCDE30"/>
    <w:rsid w:val="13120E8B"/>
    <w:rsid w:val="131F88F5"/>
    <w:rsid w:val="132A4D1C"/>
    <w:rsid w:val="133E4FBF"/>
    <w:rsid w:val="134213BB"/>
    <w:rsid w:val="1356193F"/>
    <w:rsid w:val="1364CF44"/>
    <w:rsid w:val="1381348F"/>
    <w:rsid w:val="138716B7"/>
    <w:rsid w:val="139B7C20"/>
    <w:rsid w:val="139C7776"/>
    <w:rsid w:val="13A7A8FE"/>
    <w:rsid w:val="13CB4720"/>
    <w:rsid w:val="13E39DD1"/>
    <w:rsid w:val="13E48565"/>
    <w:rsid w:val="13F391F3"/>
    <w:rsid w:val="13F8B242"/>
    <w:rsid w:val="1407F54F"/>
    <w:rsid w:val="1410CDA8"/>
    <w:rsid w:val="141D3864"/>
    <w:rsid w:val="142ED1D6"/>
    <w:rsid w:val="143BC6C2"/>
    <w:rsid w:val="14429B41"/>
    <w:rsid w:val="144B454B"/>
    <w:rsid w:val="1454CE68"/>
    <w:rsid w:val="147D6610"/>
    <w:rsid w:val="14A73CD4"/>
    <w:rsid w:val="14AF92EE"/>
    <w:rsid w:val="14C3590A"/>
    <w:rsid w:val="14FC182E"/>
    <w:rsid w:val="15322C90"/>
    <w:rsid w:val="154A3E03"/>
    <w:rsid w:val="1556C5CF"/>
    <w:rsid w:val="1570641A"/>
    <w:rsid w:val="157B2E95"/>
    <w:rsid w:val="15C4AD07"/>
    <w:rsid w:val="15CAA237"/>
    <w:rsid w:val="15CC7F17"/>
    <w:rsid w:val="15D1AFB8"/>
    <w:rsid w:val="15E4AE47"/>
    <w:rsid w:val="15E79A3D"/>
    <w:rsid w:val="160214D3"/>
    <w:rsid w:val="16047EF2"/>
    <w:rsid w:val="16062C75"/>
    <w:rsid w:val="160C6301"/>
    <w:rsid w:val="16151D4C"/>
    <w:rsid w:val="161F4FB7"/>
    <w:rsid w:val="1622AF5C"/>
    <w:rsid w:val="163220F9"/>
    <w:rsid w:val="1649BD30"/>
    <w:rsid w:val="16607373"/>
    <w:rsid w:val="166AF20F"/>
    <w:rsid w:val="16700564"/>
    <w:rsid w:val="1675F081"/>
    <w:rsid w:val="168321FD"/>
    <w:rsid w:val="169CA49C"/>
    <w:rsid w:val="16D66C7B"/>
    <w:rsid w:val="16E6BE3D"/>
    <w:rsid w:val="16F63CBF"/>
    <w:rsid w:val="1709045A"/>
    <w:rsid w:val="171A8B02"/>
    <w:rsid w:val="171FFAA0"/>
    <w:rsid w:val="1731D67B"/>
    <w:rsid w:val="1742A829"/>
    <w:rsid w:val="17443CF4"/>
    <w:rsid w:val="17552205"/>
    <w:rsid w:val="175881CA"/>
    <w:rsid w:val="17616F68"/>
    <w:rsid w:val="177B83F2"/>
    <w:rsid w:val="17A1735A"/>
    <w:rsid w:val="17A781FF"/>
    <w:rsid w:val="17B9EF8B"/>
    <w:rsid w:val="17E5AB29"/>
    <w:rsid w:val="18087670"/>
    <w:rsid w:val="181150A8"/>
    <w:rsid w:val="181475E3"/>
    <w:rsid w:val="1819B798"/>
    <w:rsid w:val="18216EFC"/>
    <w:rsid w:val="1833B8F0"/>
    <w:rsid w:val="18359F82"/>
    <w:rsid w:val="183C1D6D"/>
    <w:rsid w:val="185E4B40"/>
    <w:rsid w:val="185EBC20"/>
    <w:rsid w:val="1874E298"/>
    <w:rsid w:val="18782358"/>
    <w:rsid w:val="1885802C"/>
    <w:rsid w:val="18CB2C47"/>
    <w:rsid w:val="18E64DA3"/>
    <w:rsid w:val="18E6CF39"/>
    <w:rsid w:val="18EE3096"/>
    <w:rsid w:val="190B07E8"/>
    <w:rsid w:val="190B6CC1"/>
    <w:rsid w:val="193C1FB4"/>
    <w:rsid w:val="193C4629"/>
    <w:rsid w:val="1945F5D5"/>
    <w:rsid w:val="1950066B"/>
    <w:rsid w:val="195A90F2"/>
    <w:rsid w:val="19607BE1"/>
    <w:rsid w:val="1968BFD3"/>
    <w:rsid w:val="196F0B8E"/>
    <w:rsid w:val="19706212"/>
    <w:rsid w:val="1993F8AC"/>
    <w:rsid w:val="19A21D32"/>
    <w:rsid w:val="19AC49F7"/>
    <w:rsid w:val="19DF48C1"/>
    <w:rsid w:val="19F2AD3E"/>
    <w:rsid w:val="19F32C4D"/>
    <w:rsid w:val="19FE035B"/>
    <w:rsid w:val="1A0DEE51"/>
    <w:rsid w:val="1A1B929E"/>
    <w:rsid w:val="1A21508D"/>
    <w:rsid w:val="1A36B89B"/>
    <w:rsid w:val="1A3A37DF"/>
    <w:rsid w:val="1A5DED91"/>
    <w:rsid w:val="1A829F9A"/>
    <w:rsid w:val="1A83CEC8"/>
    <w:rsid w:val="1A8B220E"/>
    <w:rsid w:val="1AA1CA78"/>
    <w:rsid w:val="1AB68ABB"/>
    <w:rsid w:val="1AB7E34C"/>
    <w:rsid w:val="1ADCB756"/>
    <w:rsid w:val="1B20CEFB"/>
    <w:rsid w:val="1B2DBB4F"/>
    <w:rsid w:val="1B30BF7E"/>
    <w:rsid w:val="1B486DA4"/>
    <w:rsid w:val="1B62B2EA"/>
    <w:rsid w:val="1B6B59B2"/>
    <w:rsid w:val="1B916ADA"/>
    <w:rsid w:val="1BB7F98E"/>
    <w:rsid w:val="1BC829B6"/>
    <w:rsid w:val="1BDE675B"/>
    <w:rsid w:val="1BE40639"/>
    <w:rsid w:val="1BFC62B7"/>
    <w:rsid w:val="1C0F87D8"/>
    <w:rsid w:val="1C12C72C"/>
    <w:rsid w:val="1C3F1FDC"/>
    <w:rsid w:val="1C439C15"/>
    <w:rsid w:val="1C58B068"/>
    <w:rsid w:val="1C6200A4"/>
    <w:rsid w:val="1C75A885"/>
    <w:rsid w:val="1C76352A"/>
    <w:rsid w:val="1C81A769"/>
    <w:rsid w:val="1C8C05A5"/>
    <w:rsid w:val="1C8C7D8C"/>
    <w:rsid w:val="1C947135"/>
    <w:rsid w:val="1CA98014"/>
    <w:rsid w:val="1CCF823E"/>
    <w:rsid w:val="1CD620C2"/>
    <w:rsid w:val="1CF861DB"/>
    <w:rsid w:val="1CFA9AC1"/>
    <w:rsid w:val="1D0E64AA"/>
    <w:rsid w:val="1D0EEF0D"/>
    <w:rsid w:val="1D31E06F"/>
    <w:rsid w:val="1D44B3DB"/>
    <w:rsid w:val="1D4681D1"/>
    <w:rsid w:val="1D4A79E1"/>
    <w:rsid w:val="1D58F14F"/>
    <w:rsid w:val="1D5CCBF7"/>
    <w:rsid w:val="1D7FC8F6"/>
    <w:rsid w:val="1D97DFD4"/>
    <w:rsid w:val="1DA308E7"/>
    <w:rsid w:val="1DA76D0F"/>
    <w:rsid w:val="1DB7DF15"/>
    <w:rsid w:val="1DBA405C"/>
    <w:rsid w:val="1DD1F7D4"/>
    <w:rsid w:val="1DD9D723"/>
    <w:rsid w:val="1DDE790B"/>
    <w:rsid w:val="1DFAACD5"/>
    <w:rsid w:val="1E049278"/>
    <w:rsid w:val="1E0D885D"/>
    <w:rsid w:val="1E336426"/>
    <w:rsid w:val="1E455183"/>
    <w:rsid w:val="1E6769CF"/>
    <w:rsid w:val="1E69532E"/>
    <w:rsid w:val="1E751C04"/>
    <w:rsid w:val="1E7A4F07"/>
    <w:rsid w:val="1E87243F"/>
    <w:rsid w:val="1E971099"/>
    <w:rsid w:val="1E9E5488"/>
    <w:rsid w:val="1EA59B16"/>
    <w:rsid w:val="1EB18E02"/>
    <w:rsid w:val="1EB75EF3"/>
    <w:rsid w:val="1EB9F720"/>
    <w:rsid w:val="1EC8556F"/>
    <w:rsid w:val="1ED0F498"/>
    <w:rsid w:val="1ED39728"/>
    <w:rsid w:val="1EE41A79"/>
    <w:rsid w:val="1EE45109"/>
    <w:rsid w:val="1EF4C1B0"/>
    <w:rsid w:val="1F0DEA0D"/>
    <w:rsid w:val="1F1BA6FB"/>
    <w:rsid w:val="1F2F0868"/>
    <w:rsid w:val="1F3CE860"/>
    <w:rsid w:val="1F45A3BD"/>
    <w:rsid w:val="1F6C840A"/>
    <w:rsid w:val="1F6EDA18"/>
    <w:rsid w:val="1F90F45E"/>
    <w:rsid w:val="1F9B8E0E"/>
    <w:rsid w:val="1FA20D45"/>
    <w:rsid w:val="1FAF91C2"/>
    <w:rsid w:val="1FAFCA75"/>
    <w:rsid w:val="1FB50EF9"/>
    <w:rsid w:val="20033A30"/>
    <w:rsid w:val="2018CA02"/>
    <w:rsid w:val="20195A4A"/>
    <w:rsid w:val="204066A7"/>
    <w:rsid w:val="205EAE13"/>
    <w:rsid w:val="207263AA"/>
    <w:rsid w:val="20745721"/>
    <w:rsid w:val="208178D7"/>
    <w:rsid w:val="20911BCA"/>
    <w:rsid w:val="20952E2B"/>
    <w:rsid w:val="20AD8D36"/>
    <w:rsid w:val="20E23AF3"/>
    <w:rsid w:val="20F11F54"/>
    <w:rsid w:val="21021A09"/>
    <w:rsid w:val="2113F820"/>
    <w:rsid w:val="211C2439"/>
    <w:rsid w:val="2121D544"/>
    <w:rsid w:val="2123D726"/>
    <w:rsid w:val="212E9EF0"/>
    <w:rsid w:val="21335674"/>
    <w:rsid w:val="21434041"/>
    <w:rsid w:val="21480BDB"/>
    <w:rsid w:val="215E17C1"/>
    <w:rsid w:val="21859473"/>
    <w:rsid w:val="218A80E8"/>
    <w:rsid w:val="21B52AAB"/>
    <w:rsid w:val="21CFA4E9"/>
    <w:rsid w:val="21E76093"/>
    <w:rsid w:val="21F92E61"/>
    <w:rsid w:val="221B265D"/>
    <w:rsid w:val="221C2FD9"/>
    <w:rsid w:val="2229816A"/>
    <w:rsid w:val="22337511"/>
    <w:rsid w:val="22428F85"/>
    <w:rsid w:val="2263DDC1"/>
    <w:rsid w:val="226B63E9"/>
    <w:rsid w:val="22748922"/>
    <w:rsid w:val="227536C5"/>
    <w:rsid w:val="22830472"/>
    <w:rsid w:val="228D11FA"/>
    <w:rsid w:val="22A31BA9"/>
    <w:rsid w:val="22D2B41C"/>
    <w:rsid w:val="22E0F980"/>
    <w:rsid w:val="22E812E5"/>
    <w:rsid w:val="22E9ED88"/>
    <w:rsid w:val="22F9E822"/>
    <w:rsid w:val="22FE3BDA"/>
    <w:rsid w:val="2312ADF3"/>
    <w:rsid w:val="233DAC73"/>
    <w:rsid w:val="2342A937"/>
    <w:rsid w:val="234381CE"/>
    <w:rsid w:val="235480A0"/>
    <w:rsid w:val="235D2FC9"/>
    <w:rsid w:val="2368E4A9"/>
    <w:rsid w:val="236E2894"/>
    <w:rsid w:val="237B97CF"/>
    <w:rsid w:val="238EF764"/>
    <w:rsid w:val="2399D4FA"/>
    <w:rsid w:val="23AD0EBA"/>
    <w:rsid w:val="23B0D9B7"/>
    <w:rsid w:val="23B44A51"/>
    <w:rsid w:val="240F5BEB"/>
    <w:rsid w:val="242A5567"/>
    <w:rsid w:val="24490536"/>
    <w:rsid w:val="2450A45E"/>
    <w:rsid w:val="247CC9E1"/>
    <w:rsid w:val="24B1113B"/>
    <w:rsid w:val="24B4D2E4"/>
    <w:rsid w:val="24B5F756"/>
    <w:rsid w:val="24B67B2E"/>
    <w:rsid w:val="24CB5DE5"/>
    <w:rsid w:val="24CD444C"/>
    <w:rsid w:val="24D2D60D"/>
    <w:rsid w:val="24E8F0C1"/>
    <w:rsid w:val="24EE8B94"/>
    <w:rsid w:val="251E41AA"/>
    <w:rsid w:val="25364D73"/>
    <w:rsid w:val="25635D1E"/>
    <w:rsid w:val="256C7114"/>
    <w:rsid w:val="2579804F"/>
    <w:rsid w:val="257A4CCE"/>
    <w:rsid w:val="257D2B91"/>
    <w:rsid w:val="25A0C6A0"/>
    <w:rsid w:val="25A46CC3"/>
    <w:rsid w:val="25A5DD66"/>
    <w:rsid w:val="25A6A015"/>
    <w:rsid w:val="25C3422A"/>
    <w:rsid w:val="25C5A02F"/>
    <w:rsid w:val="25CEAB25"/>
    <w:rsid w:val="25CF1C6A"/>
    <w:rsid w:val="25D5592A"/>
    <w:rsid w:val="25D9CEA2"/>
    <w:rsid w:val="260A8BF2"/>
    <w:rsid w:val="26189A42"/>
    <w:rsid w:val="26269909"/>
    <w:rsid w:val="26379C48"/>
    <w:rsid w:val="263E8699"/>
    <w:rsid w:val="264151AE"/>
    <w:rsid w:val="2645425E"/>
    <w:rsid w:val="2655BE13"/>
    <w:rsid w:val="265E411C"/>
    <w:rsid w:val="266632DF"/>
    <w:rsid w:val="266939CA"/>
    <w:rsid w:val="26A3F285"/>
    <w:rsid w:val="26B5BEC0"/>
    <w:rsid w:val="26DD9093"/>
    <w:rsid w:val="26E44EF1"/>
    <w:rsid w:val="26F7FE88"/>
    <w:rsid w:val="2705EFF8"/>
    <w:rsid w:val="270E2573"/>
    <w:rsid w:val="270FCEA7"/>
    <w:rsid w:val="2728A13A"/>
    <w:rsid w:val="274BCA44"/>
    <w:rsid w:val="27894958"/>
    <w:rsid w:val="27C937F5"/>
    <w:rsid w:val="27D012BF"/>
    <w:rsid w:val="27D9667C"/>
    <w:rsid w:val="27DFAF4C"/>
    <w:rsid w:val="27E2B6F9"/>
    <w:rsid w:val="27E443EF"/>
    <w:rsid w:val="27E5F546"/>
    <w:rsid w:val="27E739E2"/>
    <w:rsid w:val="2849402A"/>
    <w:rsid w:val="286A102D"/>
    <w:rsid w:val="288F701F"/>
    <w:rsid w:val="2898F0E2"/>
    <w:rsid w:val="28991225"/>
    <w:rsid w:val="28A9C686"/>
    <w:rsid w:val="28B65496"/>
    <w:rsid w:val="28F9D64F"/>
    <w:rsid w:val="29033167"/>
    <w:rsid w:val="290A5526"/>
    <w:rsid w:val="291B23F9"/>
    <w:rsid w:val="2936F0A6"/>
    <w:rsid w:val="296A6483"/>
    <w:rsid w:val="29BC8BD7"/>
    <w:rsid w:val="29C9EC1C"/>
    <w:rsid w:val="29CA5937"/>
    <w:rsid w:val="29E137C5"/>
    <w:rsid w:val="2A0D6C9F"/>
    <w:rsid w:val="2A204268"/>
    <w:rsid w:val="2A83DDE4"/>
    <w:rsid w:val="2A877FFA"/>
    <w:rsid w:val="2A8E5640"/>
    <w:rsid w:val="2A950B7F"/>
    <w:rsid w:val="2ABFD55C"/>
    <w:rsid w:val="2B128910"/>
    <w:rsid w:val="2B1F993E"/>
    <w:rsid w:val="2B2BE705"/>
    <w:rsid w:val="2B37E69A"/>
    <w:rsid w:val="2B4DB33F"/>
    <w:rsid w:val="2B4FBD03"/>
    <w:rsid w:val="2B616F4B"/>
    <w:rsid w:val="2B8608C5"/>
    <w:rsid w:val="2B8F1DC9"/>
    <w:rsid w:val="2BA1BEDC"/>
    <w:rsid w:val="2BC6A5FB"/>
    <w:rsid w:val="2BD216AA"/>
    <w:rsid w:val="2BD344B8"/>
    <w:rsid w:val="2BD86DDF"/>
    <w:rsid w:val="2BDC004B"/>
    <w:rsid w:val="2BE352C5"/>
    <w:rsid w:val="2C527699"/>
    <w:rsid w:val="2C5B527A"/>
    <w:rsid w:val="2C808ED4"/>
    <w:rsid w:val="2C909F6F"/>
    <w:rsid w:val="2CD53F97"/>
    <w:rsid w:val="2CDA7B54"/>
    <w:rsid w:val="2CFD9E7B"/>
    <w:rsid w:val="2D04AEC8"/>
    <w:rsid w:val="2D247780"/>
    <w:rsid w:val="2D3A104B"/>
    <w:rsid w:val="2D87F87C"/>
    <w:rsid w:val="2DD19201"/>
    <w:rsid w:val="2DF134D9"/>
    <w:rsid w:val="2DF9FE41"/>
    <w:rsid w:val="2E082ED7"/>
    <w:rsid w:val="2E2EBCA2"/>
    <w:rsid w:val="2E33EC3F"/>
    <w:rsid w:val="2E3C2D49"/>
    <w:rsid w:val="2E45E756"/>
    <w:rsid w:val="2E62E7F0"/>
    <w:rsid w:val="2E69194B"/>
    <w:rsid w:val="2E733D1A"/>
    <w:rsid w:val="2E9B360F"/>
    <w:rsid w:val="2EC36C16"/>
    <w:rsid w:val="2EE8FCEF"/>
    <w:rsid w:val="2F02609E"/>
    <w:rsid w:val="2F0AE57A"/>
    <w:rsid w:val="2F29F002"/>
    <w:rsid w:val="2F4C477B"/>
    <w:rsid w:val="2F5AF9B0"/>
    <w:rsid w:val="2F68D5C2"/>
    <w:rsid w:val="2F71508C"/>
    <w:rsid w:val="2F7C6BEA"/>
    <w:rsid w:val="2FAD9D73"/>
    <w:rsid w:val="2FD4E27C"/>
    <w:rsid w:val="2FDBAF38"/>
    <w:rsid w:val="30148854"/>
    <w:rsid w:val="3015CFC2"/>
    <w:rsid w:val="30214B80"/>
    <w:rsid w:val="3047D1FB"/>
    <w:rsid w:val="306242DD"/>
    <w:rsid w:val="3065F288"/>
    <w:rsid w:val="3067C2DC"/>
    <w:rsid w:val="30756081"/>
    <w:rsid w:val="307F5CA1"/>
    <w:rsid w:val="3080EA7E"/>
    <w:rsid w:val="308223B9"/>
    <w:rsid w:val="308785C1"/>
    <w:rsid w:val="309A171E"/>
    <w:rsid w:val="309D62E8"/>
    <w:rsid w:val="30A76A76"/>
    <w:rsid w:val="30AEA361"/>
    <w:rsid w:val="30DA2A78"/>
    <w:rsid w:val="30DE8F4D"/>
    <w:rsid w:val="30E1958B"/>
    <w:rsid w:val="30F1523A"/>
    <w:rsid w:val="3107EA81"/>
    <w:rsid w:val="31249C37"/>
    <w:rsid w:val="313B4E2E"/>
    <w:rsid w:val="3151D220"/>
    <w:rsid w:val="31ACE8D1"/>
    <w:rsid w:val="31C5EDDB"/>
    <w:rsid w:val="3200E22C"/>
    <w:rsid w:val="3214AA2A"/>
    <w:rsid w:val="322364AE"/>
    <w:rsid w:val="32699ACC"/>
    <w:rsid w:val="327E626B"/>
    <w:rsid w:val="328CD156"/>
    <w:rsid w:val="32929A72"/>
    <w:rsid w:val="329DC5F9"/>
    <w:rsid w:val="32B9DA04"/>
    <w:rsid w:val="32D3503A"/>
    <w:rsid w:val="3316497B"/>
    <w:rsid w:val="33441931"/>
    <w:rsid w:val="3353BD0D"/>
    <w:rsid w:val="33686EE9"/>
    <w:rsid w:val="337DD370"/>
    <w:rsid w:val="33AA759C"/>
    <w:rsid w:val="33B7F437"/>
    <w:rsid w:val="33D163E9"/>
    <w:rsid w:val="33EBACA6"/>
    <w:rsid w:val="34155A53"/>
    <w:rsid w:val="341D6D09"/>
    <w:rsid w:val="34275FB0"/>
    <w:rsid w:val="344CA8CD"/>
    <w:rsid w:val="34517FDC"/>
    <w:rsid w:val="347AD3E8"/>
    <w:rsid w:val="347B2F2D"/>
    <w:rsid w:val="348EF014"/>
    <w:rsid w:val="34AB3653"/>
    <w:rsid w:val="34BDD38D"/>
    <w:rsid w:val="35018EA7"/>
    <w:rsid w:val="350280E6"/>
    <w:rsid w:val="351AC560"/>
    <w:rsid w:val="351B9F10"/>
    <w:rsid w:val="352BE8DD"/>
    <w:rsid w:val="355D365C"/>
    <w:rsid w:val="3566D644"/>
    <w:rsid w:val="357F7264"/>
    <w:rsid w:val="3587295C"/>
    <w:rsid w:val="358A177F"/>
    <w:rsid w:val="359734B9"/>
    <w:rsid w:val="359E41C2"/>
    <w:rsid w:val="35ACD91C"/>
    <w:rsid w:val="35B05FB7"/>
    <w:rsid w:val="35C02345"/>
    <w:rsid w:val="35DD4F69"/>
    <w:rsid w:val="35E1024A"/>
    <w:rsid w:val="35EA72F3"/>
    <w:rsid w:val="35ECC191"/>
    <w:rsid w:val="35F5510C"/>
    <w:rsid w:val="36194CA4"/>
    <w:rsid w:val="362A5AE2"/>
    <w:rsid w:val="36384FB6"/>
    <w:rsid w:val="363D4294"/>
    <w:rsid w:val="36457C76"/>
    <w:rsid w:val="365B5324"/>
    <w:rsid w:val="365C5D8D"/>
    <w:rsid w:val="367C3BCF"/>
    <w:rsid w:val="368DA755"/>
    <w:rsid w:val="3696BADF"/>
    <w:rsid w:val="36979413"/>
    <w:rsid w:val="36A944E0"/>
    <w:rsid w:val="36AD2BBD"/>
    <w:rsid w:val="36B3E442"/>
    <w:rsid w:val="36C4F99A"/>
    <w:rsid w:val="36CF2CA9"/>
    <w:rsid w:val="36DABCBA"/>
    <w:rsid w:val="371017BC"/>
    <w:rsid w:val="3715FEEC"/>
    <w:rsid w:val="37278F8A"/>
    <w:rsid w:val="374525B1"/>
    <w:rsid w:val="3745FF5E"/>
    <w:rsid w:val="374E8FC7"/>
    <w:rsid w:val="374EABF1"/>
    <w:rsid w:val="3765D2E6"/>
    <w:rsid w:val="37914490"/>
    <w:rsid w:val="37977198"/>
    <w:rsid w:val="37AFCCF0"/>
    <w:rsid w:val="37CE4A36"/>
    <w:rsid w:val="37D2F573"/>
    <w:rsid w:val="383FDFAE"/>
    <w:rsid w:val="3841BFD4"/>
    <w:rsid w:val="3851E102"/>
    <w:rsid w:val="386E1119"/>
    <w:rsid w:val="3878B70E"/>
    <w:rsid w:val="389A56F7"/>
    <w:rsid w:val="389DD980"/>
    <w:rsid w:val="38A66D4F"/>
    <w:rsid w:val="38A74EBA"/>
    <w:rsid w:val="38A9ED93"/>
    <w:rsid w:val="38ABBDF5"/>
    <w:rsid w:val="38B29CA1"/>
    <w:rsid w:val="38BD55A6"/>
    <w:rsid w:val="38FE55F6"/>
    <w:rsid w:val="391455A6"/>
    <w:rsid w:val="39713E3D"/>
    <w:rsid w:val="398A24A9"/>
    <w:rsid w:val="39965F5F"/>
    <w:rsid w:val="39A8ECAB"/>
    <w:rsid w:val="39AA7075"/>
    <w:rsid w:val="39B9CE0D"/>
    <w:rsid w:val="39EDB163"/>
    <w:rsid w:val="39F371AC"/>
    <w:rsid w:val="3A00CFD3"/>
    <w:rsid w:val="3A24B682"/>
    <w:rsid w:val="3A26F992"/>
    <w:rsid w:val="3A4876E1"/>
    <w:rsid w:val="3A4B77A4"/>
    <w:rsid w:val="3A5A1915"/>
    <w:rsid w:val="3A6A9066"/>
    <w:rsid w:val="3A94F8FE"/>
    <w:rsid w:val="3AABB826"/>
    <w:rsid w:val="3ABD431E"/>
    <w:rsid w:val="3ABE61A1"/>
    <w:rsid w:val="3AE98DA9"/>
    <w:rsid w:val="3AEDBF94"/>
    <w:rsid w:val="3AF19F3D"/>
    <w:rsid w:val="3AF4125F"/>
    <w:rsid w:val="3B019DE7"/>
    <w:rsid w:val="3B435E52"/>
    <w:rsid w:val="3B4F0993"/>
    <w:rsid w:val="3B6D225A"/>
    <w:rsid w:val="3B8981C4"/>
    <w:rsid w:val="3BC5A9E2"/>
    <w:rsid w:val="3BD7E2E6"/>
    <w:rsid w:val="3BE00921"/>
    <w:rsid w:val="3BE51313"/>
    <w:rsid w:val="3BF141F5"/>
    <w:rsid w:val="3C177D65"/>
    <w:rsid w:val="3C30A58C"/>
    <w:rsid w:val="3C35283D"/>
    <w:rsid w:val="3C352B3A"/>
    <w:rsid w:val="3C41D590"/>
    <w:rsid w:val="3C642B33"/>
    <w:rsid w:val="3C844FCE"/>
    <w:rsid w:val="3C8C9364"/>
    <w:rsid w:val="3CA14B8E"/>
    <w:rsid w:val="3CAAAFFF"/>
    <w:rsid w:val="3CFCFD1B"/>
    <w:rsid w:val="3D1371A7"/>
    <w:rsid w:val="3D156228"/>
    <w:rsid w:val="3D6A49E3"/>
    <w:rsid w:val="3D7732E0"/>
    <w:rsid w:val="3D95BE7C"/>
    <w:rsid w:val="3D9E80B1"/>
    <w:rsid w:val="3DCD1498"/>
    <w:rsid w:val="3DD20641"/>
    <w:rsid w:val="3DE6F5B6"/>
    <w:rsid w:val="3DFECAAA"/>
    <w:rsid w:val="3E400FDB"/>
    <w:rsid w:val="3E4AFF9D"/>
    <w:rsid w:val="3E4DA090"/>
    <w:rsid w:val="3E4F852C"/>
    <w:rsid w:val="3E50A3E9"/>
    <w:rsid w:val="3E53EAE5"/>
    <w:rsid w:val="3E7DB20F"/>
    <w:rsid w:val="3EA81179"/>
    <w:rsid w:val="3EAC204B"/>
    <w:rsid w:val="3EB45ED6"/>
    <w:rsid w:val="3ECABFCE"/>
    <w:rsid w:val="3EF2BC9D"/>
    <w:rsid w:val="3F11E537"/>
    <w:rsid w:val="3F268FBD"/>
    <w:rsid w:val="3F26FCD8"/>
    <w:rsid w:val="3F4501C0"/>
    <w:rsid w:val="3F805724"/>
    <w:rsid w:val="3F8437E3"/>
    <w:rsid w:val="3F931033"/>
    <w:rsid w:val="3FC66611"/>
    <w:rsid w:val="3FD1D44B"/>
    <w:rsid w:val="3FE8476C"/>
    <w:rsid w:val="400612E7"/>
    <w:rsid w:val="401754E6"/>
    <w:rsid w:val="401B0A7E"/>
    <w:rsid w:val="40226C20"/>
    <w:rsid w:val="402ACCDB"/>
    <w:rsid w:val="40395E54"/>
    <w:rsid w:val="404CD580"/>
    <w:rsid w:val="4050EA51"/>
    <w:rsid w:val="405E0817"/>
    <w:rsid w:val="40729174"/>
    <w:rsid w:val="40AFE730"/>
    <w:rsid w:val="40E21170"/>
    <w:rsid w:val="41087B17"/>
    <w:rsid w:val="41225805"/>
    <w:rsid w:val="412C84A2"/>
    <w:rsid w:val="4147AFD5"/>
    <w:rsid w:val="4156D292"/>
    <w:rsid w:val="41684BD1"/>
    <w:rsid w:val="417F3D05"/>
    <w:rsid w:val="41A4AEB4"/>
    <w:rsid w:val="41AF16AF"/>
    <w:rsid w:val="41DEBA97"/>
    <w:rsid w:val="41E0434F"/>
    <w:rsid w:val="41E4D99D"/>
    <w:rsid w:val="41FE67E6"/>
    <w:rsid w:val="4200FD41"/>
    <w:rsid w:val="4202C519"/>
    <w:rsid w:val="42102E00"/>
    <w:rsid w:val="421309CE"/>
    <w:rsid w:val="421B7D3C"/>
    <w:rsid w:val="42389AAA"/>
    <w:rsid w:val="42392E95"/>
    <w:rsid w:val="423C4C86"/>
    <w:rsid w:val="424E4F6E"/>
    <w:rsid w:val="42669FA3"/>
    <w:rsid w:val="4273E45F"/>
    <w:rsid w:val="42927A3B"/>
    <w:rsid w:val="42ACFEB4"/>
    <w:rsid w:val="42D17944"/>
    <w:rsid w:val="42E10278"/>
    <w:rsid w:val="430EF23A"/>
    <w:rsid w:val="4383348A"/>
    <w:rsid w:val="43975ACF"/>
    <w:rsid w:val="43B7724A"/>
    <w:rsid w:val="43B86CE5"/>
    <w:rsid w:val="43C1D218"/>
    <w:rsid w:val="43C97EEB"/>
    <w:rsid w:val="43D1DD62"/>
    <w:rsid w:val="43F1D87D"/>
    <w:rsid w:val="4432E7F1"/>
    <w:rsid w:val="44392D1C"/>
    <w:rsid w:val="4459F8C7"/>
    <w:rsid w:val="4461D72B"/>
    <w:rsid w:val="446367F4"/>
    <w:rsid w:val="4483F32F"/>
    <w:rsid w:val="44884042"/>
    <w:rsid w:val="44895B31"/>
    <w:rsid w:val="4489B8DD"/>
    <w:rsid w:val="449B8904"/>
    <w:rsid w:val="44B5FE38"/>
    <w:rsid w:val="44D1B2D9"/>
    <w:rsid w:val="44E325A7"/>
    <w:rsid w:val="450005AF"/>
    <w:rsid w:val="45009ED4"/>
    <w:rsid w:val="4502D5D4"/>
    <w:rsid w:val="451F20A0"/>
    <w:rsid w:val="452B4BCE"/>
    <w:rsid w:val="45863DF4"/>
    <w:rsid w:val="458EB176"/>
    <w:rsid w:val="45A24B2B"/>
    <w:rsid w:val="45B3D811"/>
    <w:rsid w:val="45EA3B2B"/>
    <w:rsid w:val="4602277C"/>
    <w:rsid w:val="4611A15F"/>
    <w:rsid w:val="462DEE3C"/>
    <w:rsid w:val="462F3CE7"/>
    <w:rsid w:val="464D0785"/>
    <w:rsid w:val="464E0185"/>
    <w:rsid w:val="4660B1EA"/>
    <w:rsid w:val="467F1658"/>
    <w:rsid w:val="468BFB41"/>
    <w:rsid w:val="46AA5317"/>
    <w:rsid w:val="46BEB632"/>
    <w:rsid w:val="46C785D7"/>
    <w:rsid w:val="46D5CEC6"/>
    <w:rsid w:val="46F79226"/>
    <w:rsid w:val="46FA7C05"/>
    <w:rsid w:val="46FC39D7"/>
    <w:rsid w:val="4745BF34"/>
    <w:rsid w:val="4778777A"/>
    <w:rsid w:val="4807CF2D"/>
    <w:rsid w:val="48217E7D"/>
    <w:rsid w:val="48264046"/>
    <w:rsid w:val="4872D573"/>
    <w:rsid w:val="48737F41"/>
    <w:rsid w:val="48BA5FC9"/>
    <w:rsid w:val="48C603E4"/>
    <w:rsid w:val="48E814B6"/>
    <w:rsid w:val="48EB01EF"/>
    <w:rsid w:val="490443F7"/>
    <w:rsid w:val="490783AC"/>
    <w:rsid w:val="4908A7DF"/>
    <w:rsid w:val="491CFF06"/>
    <w:rsid w:val="492B5763"/>
    <w:rsid w:val="49325706"/>
    <w:rsid w:val="494FE917"/>
    <w:rsid w:val="4952C325"/>
    <w:rsid w:val="496F71A4"/>
    <w:rsid w:val="4997A636"/>
    <w:rsid w:val="49B3DE1E"/>
    <w:rsid w:val="49EBE956"/>
    <w:rsid w:val="49F49102"/>
    <w:rsid w:val="49FA52B2"/>
    <w:rsid w:val="49FB0A5A"/>
    <w:rsid w:val="4A05DE5F"/>
    <w:rsid w:val="4A0BB19D"/>
    <w:rsid w:val="4A31EC19"/>
    <w:rsid w:val="4A44F77C"/>
    <w:rsid w:val="4A7851AD"/>
    <w:rsid w:val="4A8A84B4"/>
    <w:rsid w:val="4A9FE478"/>
    <w:rsid w:val="4AA541D2"/>
    <w:rsid w:val="4ADFEE8A"/>
    <w:rsid w:val="4B05E55C"/>
    <w:rsid w:val="4B33BF6A"/>
    <w:rsid w:val="4B356F4E"/>
    <w:rsid w:val="4B47E261"/>
    <w:rsid w:val="4B4E5840"/>
    <w:rsid w:val="4B528AD7"/>
    <w:rsid w:val="4B6A6F73"/>
    <w:rsid w:val="4B6D2952"/>
    <w:rsid w:val="4B7ACD6A"/>
    <w:rsid w:val="4B7D5A08"/>
    <w:rsid w:val="4BBD6847"/>
    <w:rsid w:val="4BD2ACE8"/>
    <w:rsid w:val="4BE45711"/>
    <w:rsid w:val="4BE88CA3"/>
    <w:rsid w:val="4BE9086A"/>
    <w:rsid w:val="4C056477"/>
    <w:rsid w:val="4C0E9279"/>
    <w:rsid w:val="4C3296DB"/>
    <w:rsid w:val="4C5E6225"/>
    <w:rsid w:val="4C6DE4E4"/>
    <w:rsid w:val="4C76F6A7"/>
    <w:rsid w:val="4CA256C3"/>
    <w:rsid w:val="4CC021FB"/>
    <w:rsid w:val="4CDB1DD0"/>
    <w:rsid w:val="4D25E861"/>
    <w:rsid w:val="4D4B1538"/>
    <w:rsid w:val="4D4E1FFF"/>
    <w:rsid w:val="4D521082"/>
    <w:rsid w:val="4D7ED5A4"/>
    <w:rsid w:val="4D84D8CB"/>
    <w:rsid w:val="4DAAF1F8"/>
    <w:rsid w:val="4DBC69A6"/>
    <w:rsid w:val="4DC095EF"/>
    <w:rsid w:val="4DC72453"/>
    <w:rsid w:val="4DCF8C0A"/>
    <w:rsid w:val="4DDEDB57"/>
    <w:rsid w:val="4DEF3005"/>
    <w:rsid w:val="4DF24FAB"/>
    <w:rsid w:val="4DF38DD5"/>
    <w:rsid w:val="4DF5B71E"/>
    <w:rsid w:val="4E118CF3"/>
    <w:rsid w:val="4E280B25"/>
    <w:rsid w:val="4E28C938"/>
    <w:rsid w:val="4E3A4934"/>
    <w:rsid w:val="4E4C7784"/>
    <w:rsid w:val="4E536A8C"/>
    <w:rsid w:val="4E748460"/>
    <w:rsid w:val="4E7F0043"/>
    <w:rsid w:val="4E83AB04"/>
    <w:rsid w:val="4EAEFAD2"/>
    <w:rsid w:val="4ED02EA6"/>
    <w:rsid w:val="4EDC36E3"/>
    <w:rsid w:val="4EE9F02A"/>
    <w:rsid w:val="4EF1184A"/>
    <w:rsid w:val="4F0BA04E"/>
    <w:rsid w:val="4F2A1CD3"/>
    <w:rsid w:val="4F4BBC08"/>
    <w:rsid w:val="4F747BA9"/>
    <w:rsid w:val="4F77EAA6"/>
    <w:rsid w:val="4F788878"/>
    <w:rsid w:val="4F968A56"/>
    <w:rsid w:val="4F993A94"/>
    <w:rsid w:val="4FA41307"/>
    <w:rsid w:val="4FA6C103"/>
    <w:rsid w:val="4FCD97CA"/>
    <w:rsid w:val="4FD197E8"/>
    <w:rsid w:val="4FD6CF5A"/>
    <w:rsid w:val="503D534A"/>
    <w:rsid w:val="505005B7"/>
    <w:rsid w:val="50650208"/>
    <w:rsid w:val="5078A2F0"/>
    <w:rsid w:val="50845D1B"/>
    <w:rsid w:val="5096726A"/>
    <w:rsid w:val="50A83345"/>
    <w:rsid w:val="50D773AC"/>
    <w:rsid w:val="50DF64BA"/>
    <w:rsid w:val="50E00E42"/>
    <w:rsid w:val="50EFDA7E"/>
    <w:rsid w:val="50FBB4A2"/>
    <w:rsid w:val="5100BBE3"/>
    <w:rsid w:val="510AD9D9"/>
    <w:rsid w:val="511A9719"/>
    <w:rsid w:val="5131564A"/>
    <w:rsid w:val="514E7DE8"/>
    <w:rsid w:val="5151189C"/>
    <w:rsid w:val="515D0080"/>
    <w:rsid w:val="5174CB12"/>
    <w:rsid w:val="517AF8AD"/>
    <w:rsid w:val="51947C1D"/>
    <w:rsid w:val="51A5915F"/>
    <w:rsid w:val="51AA76A4"/>
    <w:rsid w:val="51B01219"/>
    <w:rsid w:val="51B4DA00"/>
    <w:rsid w:val="51B8A7A0"/>
    <w:rsid w:val="51C4F365"/>
    <w:rsid w:val="51EE48F8"/>
    <w:rsid w:val="5207CF68"/>
    <w:rsid w:val="52249BFC"/>
    <w:rsid w:val="52265ED6"/>
    <w:rsid w:val="5250B5EF"/>
    <w:rsid w:val="525F1E20"/>
    <w:rsid w:val="5262EC13"/>
    <w:rsid w:val="52651058"/>
    <w:rsid w:val="528249F1"/>
    <w:rsid w:val="52830B3B"/>
    <w:rsid w:val="52C67C9F"/>
    <w:rsid w:val="52DDAACB"/>
    <w:rsid w:val="52DF314E"/>
    <w:rsid w:val="52E0C5EC"/>
    <w:rsid w:val="53318588"/>
    <w:rsid w:val="535155EC"/>
    <w:rsid w:val="53554AF0"/>
    <w:rsid w:val="53647C8F"/>
    <w:rsid w:val="53659C2D"/>
    <w:rsid w:val="5390D65C"/>
    <w:rsid w:val="539218C2"/>
    <w:rsid w:val="53A6FF8E"/>
    <w:rsid w:val="53A74016"/>
    <w:rsid w:val="53AB1819"/>
    <w:rsid w:val="53AC58FA"/>
    <w:rsid w:val="53BA77F5"/>
    <w:rsid w:val="53DED092"/>
    <w:rsid w:val="53ED82E9"/>
    <w:rsid w:val="53F5422F"/>
    <w:rsid w:val="54081154"/>
    <w:rsid w:val="54132CFC"/>
    <w:rsid w:val="54187119"/>
    <w:rsid w:val="544A48AE"/>
    <w:rsid w:val="545FCE6C"/>
    <w:rsid w:val="546A21CA"/>
    <w:rsid w:val="549286C5"/>
    <w:rsid w:val="54BF33A7"/>
    <w:rsid w:val="54C1DBAC"/>
    <w:rsid w:val="54C68473"/>
    <w:rsid w:val="54D82266"/>
    <w:rsid w:val="54E91AFF"/>
    <w:rsid w:val="551DEA0E"/>
    <w:rsid w:val="5532D06E"/>
    <w:rsid w:val="5536F56F"/>
    <w:rsid w:val="553F702A"/>
    <w:rsid w:val="55463A3E"/>
    <w:rsid w:val="5553AF51"/>
    <w:rsid w:val="559727F2"/>
    <w:rsid w:val="559C7C99"/>
    <w:rsid w:val="55A13C9E"/>
    <w:rsid w:val="55C39963"/>
    <w:rsid w:val="55E0588F"/>
    <w:rsid w:val="55FB5194"/>
    <w:rsid w:val="5601E20F"/>
    <w:rsid w:val="560FFF50"/>
    <w:rsid w:val="5610E617"/>
    <w:rsid w:val="56459E8A"/>
    <w:rsid w:val="565443A3"/>
    <w:rsid w:val="5658888F"/>
    <w:rsid w:val="566D8C6F"/>
    <w:rsid w:val="5673A56A"/>
    <w:rsid w:val="56761F40"/>
    <w:rsid w:val="567EDEFB"/>
    <w:rsid w:val="56860B80"/>
    <w:rsid w:val="56899D7A"/>
    <w:rsid w:val="56A0A3FB"/>
    <w:rsid w:val="56C29B6E"/>
    <w:rsid w:val="56CD4866"/>
    <w:rsid w:val="56D5AEEE"/>
    <w:rsid w:val="56FAE948"/>
    <w:rsid w:val="5708363E"/>
    <w:rsid w:val="57197343"/>
    <w:rsid w:val="572DCA35"/>
    <w:rsid w:val="57484750"/>
    <w:rsid w:val="574B005A"/>
    <w:rsid w:val="574DFC1B"/>
    <w:rsid w:val="5755CEFE"/>
    <w:rsid w:val="575AB08C"/>
    <w:rsid w:val="575D3579"/>
    <w:rsid w:val="57737120"/>
    <w:rsid w:val="57815E82"/>
    <w:rsid w:val="5784A2C8"/>
    <w:rsid w:val="578614A8"/>
    <w:rsid w:val="57A864E7"/>
    <w:rsid w:val="57A93AD3"/>
    <w:rsid w:val="57AADC99"/>
    <w:rsid w:val="57AAF201"/>
    <w:rsid w:val="57B2F1A2"/>
    <w:rsid w:val="57BD99D4"/>
    <w:rsid w:val="57DBD3E9"/>
    <w:rsid w:val="57E00158"/>
    <w:rsid w:val="580A7044"/>
    <w:rsid w:val="58107CD4"/>
    <w:rsid w:val="5824F379"/>
    <w:rsid w:val="582D5F22"/>
    <w:rsid w:val="58476039"/>
    <w:rsid w:val="5847EE91"/>
    <w:rsid w:val="5863F4D9"/>
    <w:rsid w:val="58E0FB58"/>
    <w:rsid w:val="58E1157C"/>
    <w:rsid w:val="58FE6061"/>
    <w:rsid w:val="59184B69"/>
    <w:rsid w:val="592895E9"/>
    <w:rsid w:val="592DEB3B"/>
    <w:rsid w:val="5935DD48"/>
    <w:rsid w:val="593F5AFA"/>
    <w:rsid w:val="593F999C"/>
    <w:rsid w:val="5941A549"/>
    <w:rsid w:val="59561D8D"/>
    <w:rsid w:val="595F6347"/>
    <w:rsid w:val="59774E4C"/>
    <w:rsid w:val="59A2261B"/>
    <w:rsid w:val="59BE700E"/>
    <w:rsid w:val="59D4DB2F"/>
    <w:rsid w:val="59DDBFA0"/>
    <w:rsid w:val="59E60FB2"/>
    <w:rsid w:val="5A0549B1"/>
    <w:rsid w:val="5A284176"/>
    <w:rsid w:val="5A355107"/>
    <w:rsid w:val="5A39DDF2"/>
    <w:rsid w:val="5A540672"/>
    <w:rsid w:val="5A7FE812"/>
    <w:rsid w:val="5AA203D3"/>
    <w:rsid w:val="5ABC382F"/>
    <w:rsid w:val="5ACFC647"/>
    <w:rsid w:val="5AE69EE2"/>
    <w:rsid w:val="5AF995B2"/>
    <w:rsid w:val="5B0BDEC0"/>
    <w:rsid w:val="5B13E345"/>
    <w:rsid w:val="5B1B3EDF"/>
    <w:rsid w:val="5B372400"/>
    <w:rsid w:val="5B3A5011"/>
    <w:rsid w:val="5B5E1591"/>
    <w:rsid w:val="5B641AF5"/>
    <w:rsid w:val="5B79F0E4"/>
    <w:rsid w:val="5B81315B"/>
    <w:rsid w:val="5B857D33"/>
    <w:rsid w:val="5B8F399F"/>
    <w:rsid w:val="5BB68099"/>
    <w:rsid w:val="5BBF2720"/>
    <w:rsid w:val="5BD26D13"/>
    <w:rsid w:val="5BDBB52A"/>
    <w:rsid w:val="5C08D4AF"/>
    <w:rsid w:val="5C2B7598"/>
    <w:rsid w:val="5C2FED2B"/>
    <w:rsid w:val="5C34CCC0"/>
    <w:rsid w:val="5C44D9EE"/>
    <w:rsid w:val="5C61548B"/>
    <w:rsid w:val="5C6218FA"/>
    <w:rsid w:val="5C7F5AC6"/>
    <w:rsid w:val="5C814890"/>
    <w:rsid w:val="5C864176"/>
    <w:rsid w:val="5CA34586"/>
    <w:rsid w:val="5CC12471"/>
    <w:rsid w:val="5CD42429"/>
    <w:rsid w:val="5CDC670A"/>
    <w:rsid w:val="5CECEA1C"/>
    <w:rsid w:val="5CF830C8"/>
    <w:rsid w:val="5D051A6D"/>
    <w:rsid w:val="5D0875DA"/>
    <w:rsid w:val="5D218DF3"/>
    <w:rsid w:val="5D46C230"/>
    <w:rsid w:val="5D4A4314"/>
    <w:rsid w:val="5D4D740E"/>
    <w:rsid w:val="5D4EFE49"/>
    <w:rsid w:val="5D58363B"/>
    <w:rsid w:val="5D7A5C31"/>
    <w:rsid w:val="5D952D55"/>
    <w:rsid w:val="5D9BAAC8"/>
    <w:rsid w:val="5DBA1727"/>
    <w:rsid w:val="5DECAB0C"/>
    <w:rsid w:val="5DF1AE27"/>
    <w:rsid w:val="5E1B2B27"/>
    <w:rsid w:val="5E20B321"/>
    <w:rsid w:val="5E26E707"/>
    <w:rsid w:val="5E46F276"/>
    <w:rsid w:val="5E87CA15"/>
    <w:rsid w:val="5E895BF7"/>
    <w:rsid w:val="5E8C60B8"/>
    <w:rsid w:val="5E9C353D"/>
    <w:rsid w:val="5EA14266"/>
    <w:rsid w:val="5EA23657"/>
    <w:rsid w:val="5EAA04F2"/>
    <w:rsid w:val="5EB37224"/>
    <w:rsid w:val="5EC2056E"/>
    <w:rsid w:val="5ED7BF5E"/>
    <w:rsid w:val="5EE953E1"/>
    <w:rsid w:val="5F14010F"/>
    <w:rsid w:val="5F38CC67"/>
    <w:rsid w:val="5F4D628A"/>
    <w:rsid w:val="5F60A3EC"/>
    <w:rsid w:val="5F919653"/>
    <w:rsid w:val="5FB03D4B"/>
    <w:rsid w:val="5FB25448"/>
    <w:rsid w:val="5FBF669B"/>
    <w:rsid w:val="5FDD7528"/>
    <w:rsid w:val="5FE8B7D8"/>
    <w:rsid w:val="5FEEE539"/>
    <w:rsid w:val="6023703D"/>
    <w:rsid w:val="604D2A7A"/>
    <w:rsid w:val="60628DBD"/>
    <w:rsid w:val="606C4F2E"/>
    <w:rsid w:val="607923C5"/>
    <w:rsid w:val="607D8BE3"/>
    <w:rsid w:val="60822928"/>
    <w:rsid w:val="6083BFB8"/>
    <w:rsid w:val="60BA9CD6"/>
    <w:rsid w:val="60CD716D"/>
    <w:rsid w:val="60D68A5B"/>
    <w:rsid w:val="60D85A42"/>
    <w:rsid w:val="60E6CBC5"/>
    <w:rsid w:val="610E7CDA"/>
    <w:rsid w:val="61129182"/>
    <w:rsid w:val="611D9A89"/>
    <w:rsid w:val="612252CE"/>
    <w:rsid w:val="6162FDC8"/>
    <w:rsid w:val="61631FED"/>
    <w:rsid w:val="61664F52"/>
    <w:rsid w:val="6185C181"/>
    <w:rsid w:val="6186C2C7"/>
    <w:rsid w:val="618FFB46"/>
    <w:rsid w:val="619C86B2"/>
    <w:rsid w:val="61B11678"/>
    <w:rsid w:val="61EB258A"/>
    <w:rsid w:val="61EC9747"/>
    <w:rsid w:val="61FFE45C"/>
    <w:rsid w:val="6208A804"/>
    <w:rsid w:val="62101820"/>
    <w:rsid w:val="62195C44"/>
    <w:rsid w:val="6229407D"/>
    <w:rsid w:val="6242F0C8"/>
    <w:rsid w:val="6245D473"/>
    <w:rsid w:val="625435C0"/>
    <w:rsid w:val="625DF82A"/>
    <w:rsid w:val="627FA2A7"/>
    <w:rsid w:val="629315B7"/>
    <w:rsid w:val="62937654"/>
    <w:rsid w:val="62A2932B"/>
    <w:rsid w:val="62C7F18D"/>
    <w:rsid w:val="62C8AF5E"/>
    <w:rsid w:val="62F91561"/>
    <w:rsid w:val="6318655C"/>
    <w:rsid w:val="6323E704"/>
    <w:rsid w:val="63416CA0"/>
    <w:rsid w:val="634C9E91"/>
    <w:rsid w:val="63531C0C"/>
    <w:rsid w:val="635DD7FC"/>
    <w:rsid w:val="636046A4"/>
    <w:rsid w:val="6395C594"/>
    <w:rsid w:val="63C0EF95"/>
    <w:rsid w:val="63FE50CE"/>
    <w:rsid w:val="640391C4"/>
    <w:rsid w:val="643080DC"/>
    <w:rsid w:val="6442F061"/>
    <w:rsid w:val="645CEF7D"/>
    <w:rsid w:val="64671FBF"/>
    <w:rsid w:val="64B012B8"/>
    <w:rsid w:val="64B35603"/>
    <w:rsid w:val="64CA3AF0"/>
    <w:rsid w:val="64D57647"/>
    <w:rsid w:val="64EA4EB0"/>
    <w:rsid w:val="6507AACD"/>
    <w:rsid w:val="652015E2"/>
    <w:rsid w:val="65380322"/>
    <w:rsid w:val="6547B8E2"/>
    <w:rsid w:val="654E52C0"/>
    <w:rsid w:val="65591519"/>
    <w:rsid w:val="6572F514"/>
    <w:rsid w:val="658043D2"/>
    <w:rsid w:val="65C52578"/>
    <w:rsid w:val="65CF5452"/>
    <w:rsid w:val="65CF9EB8"/>
    <w:rsid w:val="65FC69DF"/>
    <w:rsid w:val="65FEFEE8"/>
    <w:rsid w:val="66009FA6"/>
    <w:rsid w:val="66124C1B"/>
    <w:rsid w:val="6614CF38"/>
    <w:rsid w:val="665EB80F"/>
    <w:rsid w:val="667D16F1"/>
    <w:rsid w:val="667E0D46"/>
    <w:rsid w:val="66A336CA"/>
    <w:rsid w:val="66C77BC1"/>
    <w:rsid w:val="66D6F7DE"/>
    <w:rsid w:val="66E784F8"/>
    <w:rsid w:val="66E86677"/>
    <w:rsid w:val="67013448"/>
    <w:rsid w:val="672BCE51"/>
    <w:rsid w:val="6745C088"/>
    <w:rsid w:val="674C89A0"/>
    <w:rsid w:val="675B8DB1"/>
    <w:rsid w:val="676C4399"/>
    <w:rsid w:val="677BF853"/>
    <w:rsid w:val="67831AF4"/>
    <w:rsid w:val="67C1DBBE"/>
    <w:rsid w:val="67C610AE"/>
    <w:rsid w:val="67C90F50"/>
    <w:rsid w:val="67D6882A"/>
    <w:rsid w:val="67F3251A"/>
    <w:rsid w:val="67F3F65B"/>
    <w:rsid w:val="682E4C1C"/>
    <w:rsid w:val="6838C0AC"/>
    <w:rsid w:val="6850954D"/>
    <w:rsid w:val="68544DD4"/>
    <w:rsid w:val="6871BCDD"/>
    <w:rsid w:val="68BC9685"/>
    <w:rsid w:val="68ECF297"/>
    <w:rsid w:val="6903418C"/>
    <w:rsid w:val="69057E47"/>
    <w:rsid w:val="69403C3E"/>
    <w:rsid w:val="6942AE67"/>
    <w:rsid w:val="69632EAD"/>
    <w:rsid w:val="69658C75"/>
    <w:rsid w:val="6981E4CE"/>
    <w:rsid w:val="699B6371"/>
    <w:rsid w:val="699E6EE7"/>
    <w:rsid w:val="69B63546"/>
    <w:rsid w:val="69C034B9"/>
    <w:rsid w:val="69DFE46D"/>
    <w:rsid w:val="69E740D3"/>
    <w:rsid w:val="69E807C3"/>
    <w:rsid w:val="6A3A59A5"/>
    <w:rsid w:val="6A3ABBCD"/>
    <w:rsid w:val="6A3C2A8B"/>
    <w:rsid w:val="6A59E997"/>
    <w:rsid w:val="6A60FC56"/>
    <w:rsid w:val="6A6AE8FD"/>
    <w:rsid w:val="6A9DF962"/>
    <w:rsid w:val="6AA14EA8"/>
    <w:rsid w:val="6AAC2D7F"/>
    <w:rsid w:val="6AAC4F4C"/>
    <w:rsid w:val="6ACC3080"/>
    <w:rsid w:val="6AE7A65D"/>
    <w:rsid w:val="6B17E9CA"/>
    <w:rsid w:val="6B36F985"/>
    <w:rsid w:val="6B44E8F3"/>
    <w:rsid w:val="6B56F4C3"/>
    <w:rsid w:val="6B61493D"/>
    <w:rsid w:val="6B689250"/>
    <w:rsid w:val="6B79E78F"/>
    <w:rsid w:val="6B7E9EB3"/>
    <w:rsid w:val="6BBFCE50"/>
    <w:rsid w:val="6BD5922D"/>
    <w:rsid w:val="6C1D259D"/>
    <w:rsid w:val="6C285771"/>
    <w:rsid w:val="6C33D318"/>
    <w:rsid w:val="6C55BE44"/>
    <w:rsid w:val="6C7CA7EF"/>
    <w:rsid w:val="6CA2312E"/>
    <w:rsid w:val="6CBD14A5"/>
    <w:rsid w:val="6CC1D5E1"/>
    <w:rsid w:val="6CE0203C"/>
    <w:rsid w:val="6CEBBEF7"/>
    <w:rsid w:val="6D1B7EF3"/>
    <w:rsid w:val="6D58CA8C"/>
    <w:rsid w:val="6D96BCA8"/>
    <w:rsid w:val="6DB9CA6A"/>
    <w:rsid w:val="6DC18728"/>
    <w:rsid w:val="6DC6402A"/>
    <w:rsid w:val="6DE75740"/>
    <w:rsid w:val="6E0EE793"/>
    <w:rsid w:val="6E15D76A"/>
    <w:rsid w:val="6E235F2F"/>
    <w:rsid w:val="6E2CA1BA"/>
    <w:rsid w:val="6E3247A7"/>
    <w:rsid w:val="6E4BDC1D"/>
    <w:rsid w:val="6E6633BC"/>
    <w:rsid w:val="6E69DC66"/>
    <w:rsid w:val="6E6A6081"/>
    <w:rsid w:val="6E7DEA6A"/>
    <w:rsid w:val="6EA78943"/>
    <w:rsid w:val="6EBC8FA6"/>
    <w:rsid w:val="6EBEF7AA"/>
    <w:rsid w:val="6EC733A6"/>
    <w:rsid w:val="6EF693D6"/>
    <w:rsid w:val="6EF76F12"/>
    <w:rsid w:val="6EFC5C76"/>
    <w:rsid w:val="6EFC9900"/>
    <w:rsid w:val="6F03F1ED"/>
    <w:rsid w:val="6F0B511C"/>
    <w:rsid w:val="6F116093"/>
    <w:rsid w:val="6F12BF0E"/>
    <w:rsid w:val="6F1FECDC"/>
    <w:rsid w:val="6F3E7964"/>
    <w:rsid w:val="6F41DEFB"/>
    <w:rsid w:val="6F428263"/>
    <w:rsid w:val="6F5E80CE"/>
    <w:rsid w:val="6F6B73DA"/>
    <w:rsid w:val="6F7FC59D"/>
    <w:rsid w:val="6F91C3F1"/>
    <w:rsid w:val="6F95A8C6"/>
    <w:rsid w:val="6FA6C6ED"/>
    <w:rsid w:val="6FCA3668"/>
    <w:rsid w:val="6FCDE91F"/>
    <w:rsid w:val="6FE07A4A"/>
    <w:rsid w:val="6FE555DE"/>
    <w:rsid w:val="6FEF7E47"/>
    <w:rsid w:val="70193FC2"/>
    <w:rsid w:val="706803A1"/>
    <w:rsid w:val="7077F417"/>
    <w:rsid w:val="707815E0"/>
    <w:rsid w:val="70945804"/>
    <w:rsid w:val="70992861"/>
    <w:rsid w:val="709B5202"/>
    <w:rsid w:val="709C6BED"/>
    <w:rsid w:val="70B5A7BB"/>
    <w:rsid w:val="70FF49AD"/>
    <w:rsid w:val="7102259E"/>
    <w:rsid w:val="710AA4BB"/>
    <w:rsid w:val="712C46E3"/>
    <w:rsid w:val="712CF284"/>
    <w:rsid w:val="713A9492"/>
    <w:rsid w:val="7155EB99"/>
    <w:rsid w:val="715FA97C"/>
    <w:rsid w:val="716B297E"/>
    <w:rsid w:val="717DBCDF"/>
    <w:rsid w:val="7188415A"/>
    <w:rsid w:val="71BBFCCB"/>
    <w:rsid w:val="71BC0605"/>
    <w:rsid w:val="71BC942B"/>
    <w:rsid w:val="71D363D8"/>
    <w:rsid w:val="71E33D3C"/>
    <w:rsid w:val="71EA60A2"/>
    <w:rsid w:val="720DAA98"/>
    <w:rsid w:val="721AFF99"/>
    <w:rsid w:val="72273448"/>
    <w:rsid w:val="722757EF"/>
    <w:rsid w:val="722F0FD4"/>
    <w:rsid w:val="7262502C"/>
    <w:rsid w:val="7263054F"/>
    <w:rsid w:val="7274ECE7"/>
    <w:rsid w:val="72772445"/>
    <w:rsid w:val="7287161A"/>
    <w:rsid w:val="7287ECA4"/>
    <w:rsid w:val="72933830"/>
    <w:rsid w:val="72AB8537"/>
    <w:rsid w:val="72B1AB49"/>
    <w:rsid w:val="72D38C2A"/>
    <w:rsid w:val="72D9C217"/>
    <w:rsid w:val="72DA80F8"/>
    <w:rsid w:val="72DBE17A"/>
    <w:rsid w:val="72E0FB61"/>
    <w:rsid w:val="72F28D11"/>
    <w:rsid w:val="72F2D0E7"/>
    <w:rsid w:val="7309340A"/>
    <w:rsid w:val="73418193"/>
    <w:rsid w:val="7342B8FC"/>
    <w:rsid w:val="7346B6A0"/>
    <w:rsid w:val="735EBF30"/>
    <w:rsid w:val="7371CF3F"/>
    <w:rsid w:val="73759EDB"/>
    <w:rsid w:val="73C86ABB"/>
    <w:rsid w:val="73C9F9D1"/>
    <w:rsid w:val="73D55AFD"/>
    <w:rsid w:val="73D6FBA0"/>
    <w:rsid w:val="73DBB356"/>
    <w:rsid w:val="73ED487D"/>
    <w:rsid w:val="740FF777"/>
    <w:rsid w:val="7419A39C"/>
    <w:rsid w:val="7421BA59"/>
    <w:rsid w:val="743A0912"/>
    <w:rsid w:val="744402E9"/>
    <w:rsid w:val="744D6B54"/>
    <w:rsid w:val="74513EE0"/>
    <w:rsid w:val="7460E718"/>
    <w:rsid w:val="746587AA"/>
    <w:rsid w:val="74680F49"/>
    <w:rsid w:val="746EB803"/>
    <w:rsid w:val="7470DEE2"/>
    <w:rsid w:val="748384A7"/>
    <w:rsid w:val="7483E64A"/>
    <w:rsid w:val="74BFE21C"/>
    <w:rsid w:val="74D91634"/>
    <w:rsid w:val="74DA19CD"/>
    <w:rsid w:val="74EFF611"/>
    <w:rsid w:val="74F35B5F"/>
    <w:rsid w:val="7507B585"/>
    <w:rsid w:val="7508E2EC"/>
    <w:rsid w:val="7526C7BE"/>
    <w:rsid w:val="752EB3E9"/>
    <w:rsid w:val="75344196"/>
    <w:rsid w:val="7537315D"/>
    <w:rsid w:val="755B4D7E"/>
    <w:rsid w:val="7574F84C"/>
    <w:rsid w:val="758B2152"/>
    <w:rsid w:val="759352F2"/>
    <w:rsid w:val="75B3A50F"/>
    <w:rsid w:val="75CDE5EB"/>
    <w:rsid w:val="75E6074C"/>
    <w:rsid w:val="75EA0AE2"/>
    <w:rsid w:val="76224AD8"/>
    <w:rsid w:val="7625F841"/>
    <w:rsid w:val="763316F5"/>
    <w:rsid w:val="764C2129"/>
    <w:rsid w:val="76662ADC"/>
    <w:rsid w:val="7676E42E"/>
    <w:rsid w:val="767B8299"/>
    <w:rsid w:val="769764AE"/>
    <w:rsid w:val="76CADAB4"/>
    <w:rsid w:val="76F7E17C"/>
    <w:rsid w:val="77342019"/>
    <w:rsid w:val="773E0C7E"/>
    <w:rsid w:val="77AA0AD6"/>
    <w:rsid w:val="77C7AD2E"/>
    <w:rsid w:val="77CC770C"/>
    <w:rsid w:val="77E56652"/>
    <w:rsid w:val="77F78C2C"/>
    <w:rsid w:val="781DDF87"/>
    <w:rsid w:val="782BB9B5"/>
    <w:rsid w:val="7833350F"/>
    <w:rsid w:val="7843DEB5"/>
    <w:rsid w:val="785D5CDF"/>
    <w:rsid w:val="7864811F"/>
    <w:rsid w:val="78715C4B"/>
    <w:rsid w:val="7895418A"/>
    <w:rsid w:val="78A63EDE"/>
    <w:rsid w:val="78A9AA95"/>
    <w:rsid w:val="78BB6299"/>
    <w:rsid w:val="78DEC4A3"/>
    <w:rsid w:val="790CA44D"/>
    <w:rsid w:val="794C255D"/>
    <w:rsid w:val="7958D4D0"/>
    <w:rsid w:val="79596917"/>
    <w:rsid w:val="796346D2"/>
    <w:rsid w:val="797D28CD"/>
    <w:rsid w:val="798F594D"/>
    <w:rsid w:val="79B14BED"/>
    <w:rsid w:val="79BC967F"/>
    <w:rsid w:val="79C25BB8"/>
    <w:rsid w:val="79D8A8E3"/>
    <w:rsid w:val="79F1C56B"/>
    <w:rsid w:val="79FD8F25"/>
    <w:rsid w:val="7A17AD0C"/>
    <w:rsid w:val="7A1D0964"/>
    <w:rsid w:val="7A5FCE6B"/>
    <w:rsid w:val="7A7A41AC"/>
    <w:rsid w:val="7A8AE724"/>
    <w:rsid w:val="7AA3AE1B"/>
    <w:rsid w:val="7ABADADD"/>
    <w:rsid w:val="7ABED88D"/>
    <w:rsid w:val="7AC46D54"/>
    <w:rsid w:val="7AD58ABD"/>
    <w:rsid w:val="7AD82896"/>
    <w:rsid w:val="7ADA199D"/>
    <w:rsid w:val="7ADF14C5"/>
    <w:rsid w:val="7AE0CC25"/>
    <w:rsid w:val="7AF104C6"/>
    <w:rsid w:val="7AF925D5"/>
    <w:rsid w:val="7AFE5CE0"/>
    <w:rsid w:val="7B0193D9"/>
    <w:rsid w:val="7B028D1F"/>
    <w:rsid w:val="7B0FE9FC"/>
    <w:rsid w:val="7B266D84"/>
    <w:rsid w:val="7B2E54E6"/>
    <w:rsid w:val="7B4B7929"/>
    <w:rsid w:val="7B4F36A5"/>
    <w:rsid w:val="7B62E84B"/>
    <w:rsid w:val="7B6AD5D1"/>
    <w:rsid w:val="7BB93132"/>
    <w:rsid w:val="7BFA878A"/>
    <w:rsid w:val="7C198670"/>
    <w:rsid w:val="7C1E0B8B"/>
    <w:rsid w:val="7C1FBDD3"/>
    <w:rsid w:val="7C2257AE"/>
    <w:rsid w:val="7C2ED675"/>
    <w:rsid w:val="7C3F3EB1"/>
    <w:rsid w:val="7C4BCB18"/>
    <w:rsid w:val="7C4E7FDF"/>
    <w:rsid w:val="7C608856"/>
    <w:rsid w:val="7C9A35D4"/>
    <w:rsid w:val="7CA88C6C"/>
    <w:rsid w:val="7CC7D707"/>
    <w:rsid w:val="7CCE2644"/>
    <w:rsid w:val="7CD796E0"/>
    <w:rsid w:val="7CEE2B83"/>
    <w:rsid w:val="7D06A632"/>
    <w:rsid w:val="7D0C4559"/>
    <w:rsid w:val="7D203BEF"/>
    <w:rsid w:val="7D21E6AB"/>
    <w:rsid w:val="7D6FE9F0"/>
    <w:rsid w:val="7D718540"/>
    <w:rsid w:val="7D8BC05A"/>
    <w:rsid w:val="7D92F729"/>
    <w:rsid w:val="7DA14296"/>
    <w:rsid w:val="7DAC7B77"/>
    <w:rsid w:val="7DCE9F05"/>
    <w:rsid w:val="7DD4BFE1"/>
    <w:rsid w:val="7DDA77F8"/>
    <w:rsid w:val="7DEBF42D"/>
    <w:rsid w:val="7DFCEEEC"/>
    <w:rsid w:val="7E06F316"/>
    <w:rsid w:val="7E0707E2"/>
    <w:rsid w:val="7E0C1D58"/>
    <w:rsid w:val="7E335563"/>
    <w:rsid w:val="7E3606D2"/>
    <w:rsid w:val="7E3C603F"/>
    <w:rsid w:val="7E40CC24"/>
    <w:rsid w:val="7E4DCE72"/>
    <w:rsid w:val="7E7D68C6"/>
    <w:rsid w:val="7E9A890D"/>
    <w:rsid w:val="7ECC556B"/>
    <w:rsid w:val="7ECED6B6"/>
    <w:rsid w:val="7ED88BB9"/>
    <w:rsid w:val="7EEBEAEB"/>
    <w:rsid w:val="7EFC5805"/>
    <w:rsid w:val="7F06E8B7"/>
    <w:rsid w:val="7F30A888"/>
    <w:rsid w:val="7F3627EE"/>
    <w:rsid w:val="7F36E95E"/>
    <w:rsid w:val="7F3C22B9"/>
    <w:rsid w:val="7F3F82E0"/>
    <w:rsid w:val="7F7A7D98"/>
    <w:rsid w:val="7FAC3746"/>
    <w:rsid w:val="7FAD3EB2"/>
    <w:rsid w:val="7FD3E59E"/>
    <w:rsid w:val="7FD55913"/>
    <w:rsid w:val="7FDF5988"/>
    <w:rsid w:val="7FE119AF"/>
    <w:rsid w:val="7FE89DAC"/>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AB182"/>
  <w15:docId w15:val="{9F7EF230-C494-464F-BA71-263DABEF8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uiPriority="2" w:semiHidden="1" w:unhideWhenUsed="1" w:qFormat="1"/>
    <w:lsdException w:name="heading 3" w:uiPriority="2" w:semiHidden="1" w:unhideWhenUsed="1" w:qFormat="1"/>
    <w:lsdException w:name="heading 4" w:uiPriority="9" w:semiHidden="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5"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45A9B"/>
    <w:pPr>
      <w:spacing w:after="0" w:line="240" w:lineRule="auto"/>
    </w:pPr>
    <w:rPr>
      <w:rFonts w:ascii="Verdana" w:hAnsi="Verdana"/>
      <w:sz w:val="20"/>
      <w:szCs w:val="20"/>
      <w:lang w:val="en-CA"/>
    </w:rPr>
  </w:style>
  <w:style w:type="paragraph" w:styleId="Heading1">
    <w:name w:val="heading 1"/>
    <w:basedOn w:val="Normal"/>
    <w:next w:val="Normal"/>
    <w:link w:val="Heading1Char"/>
    <w:uiPriority w:val="2"/>
    <w:qFormat/>
    <w:rsid w:val="00145A9B"/>
    <w:pPr>
      <w:spacing w:after="180"/>
      <w:outlineLvl w:val="0"/>
    </w:pPr>
    <w:rPr>
      <w:rFonts w:eastAsiaTheme="majorEastAsia" w:cstheme="majorBidi"/>
      <w:color w:val="ED8B00" w:themeColor="accent1"/>
      <w:sz w:val="40"/>
      <w:szCs w:val="40"/>
    </w:rPr>
  </w:style>
  <w:style w:type="paragraph" w:styleId="Heading2">
    <w:name w:val="heading 2"/>
    <w:basedOn w:val="Normal"/>
    <w:next w:val="Normal"/>
    <w:link w:val="Heading2Char"/>
    <w:uiPriority w:val="2"/>
    <w:qFormat/>
    <w:rsid w:val="00145A9B"/>
    <w:pPr>
      <w:spacing w:after="100"/>
      <w:outlineLvl w:val="1"/>
    </w:pPr>
    <w:rPr>
      <w:rFonts w:eastAsiaTheme="majorEastAsia" w:cstheme="majorBidi"/>
      <w:b/>
      <w:color w:val="000000"/>
      <w:sz w:val="28"/>
      <w:szCs w:val="28"/>
    </w:rPr>
  </w:style>
  <w:style w:type="paragraph" w:styleId="Heading3">
    <w:name w:val="heading 3"/>
    <w:basedOn w:val="Normal"/>
    <w:next w:val="Normal"/>
    <w:link w:val="Heading3Char"/>
    <w:uiPriority w:val="2"/>
    <w:qFormat/>
    <w:rsid w:val="00145A9B"/>
    <w:pPr>
      <w:outlineLvl w:val="2"/>
    </w:pPr>
    <w:rPr>
      <w:rFonts w:eastAsiaTheme="majorEastAsia" w:cstheme="majorBidi"/>
      <w:b/>
      <w:color w:val="000000"/>
      <w:szCs w:val="2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BF4215"/>
    <w:pPr>
      <w:spacing w:after="0" w:line="240" w:lineRule="auto"/>
    </w:pPr>
    <w:rPr>
      <w:rFonts w:eastAsia="Times New Rom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next w:val="Normal"/>
    <w:link w:val="TitleChar"/>
    <w:uiPriority w:val="3"/>
    <w:qFormat/>
    <w:rsid w:val="00145A9B"/>
    <w:pPr>
      <w:contextualSpacing/>
    </w:pPr>
    <w:rPr>
      <w:rFonts w:eastAsiaTheme="majorEastAsia" w:cstheme="majorBidi"/>
      <w:b/>
      <w:color w:val="000000"/>
      <w:spacing w:val="5"/>
      <w:kern w:val="28"/>
      <w:sz w:val="60"/>
      <w:szCs w:val="40"/>
    </w:rPr>
  </w:style>
  <w:style w:type="character" w:styleId="TitleChar" w:customStyle="1">
    <w:name w:val="Title Char"/>
    <w:basedOn w:val="DefaultParagraphFont"/>
    <w:link w:val="Title"/>
    <w:uiPriority w:val="3"/>
    <w:rsid w:val="00145A9B"/>
    <w:rPr>
      <w:rFonts w:ascii="Verdana" w:hAnsi="Verdana" w:eastAsiaTheme="majorEastAsia" w:cstheme="majorBidi"/>
      <w:b/>
      <w:color w:val="000000"/>
      <w:spacing w:val="5"/>
      <w:kern w:val="28"/>
      <w:sz w:val="60"/>
      <w:szCs w:val="40"/>
    </w:rPr>
  </w:style>
  <w:style w:type="paragraph" w:styleId="Subtitle">
    <w:name w:val="Subtitle"/>
    <w:basedOn w:val="Normal"/>
    <w:next w:val="Normal"/>
    <w:link w:val="SubtitleChar"/>
    <w:uiPriority w:val="4"/>
    <w:qFormat/>
    <w:rsid w:val="00145A9B"/>
    <w:pPr>
      <w:spacing w:after="360"/>
      <w:contextualSpacing/>
    </w:pPr>
    <w:rPr>
      <w:rFonts w:eastAsiaTheme="majorEastAsia" w:cstheme="majorBidi"/>
      <w:b/>
      <w:color w:val="ED8B00"/>
      <w:spacing w:val="5"/>
      <w:kern w:val="28"/>
      <w:sz w:val="44"/>
      <w:szCs w:val="44"/>
    </w:rPr>
  </w:style>
  <w:style w:type="character" w:styleId="SubtitleChar" w:customStyle="1">
    <w:name w:val="Subtitle Char"/>
    <w:basedOn w:val="DefaultParagraphFont"/>
    <w:link w:val="Subtitle"/>
    <w:uiPriority w:val="4"/>
    <w:rsid w:val="00145A9B"/>
    <w:rPr>
      <w:rFonts w:ascii="Verdana" w:hAnsi="Verdana" w:eastAsiaTheme="majorEastAsia" w:cstheme="majorBidi"/>
      <w:b/>
      <w:color w:val="ED8B00"/>
      <w:spacing w:val="5"/>
      <w:kern w:val="28"/>
      <w:sz w:val="44"/>
      <w:szCs w:val="44"/>
    </w:rPr>
  </w:style>
  <w:style w:type="character" w:styleId="Heading1Char" w:customStyle="1">
    <w:name w:val="Heading 1 Char"/>
    <w:basedOn w:val="DefaultParagraphFont"/>
    <w:link w:val="Heading1"/>
    <w:uiPriority w:val="2"/>
    <w:rsid w:val="00145A9B"/>
    <w:rPr>
      <w:rFonts w:ascii="Verdana" w:hAnsi="Verdana" w:eastAsiaTheme="majorEastAsia" w:cstheme="majorBidi"/>
      <w:color w:val="ED8B00" w:themeColor="accent1"/>
      <w:sz w:val="40"/>
      <w:szCs w:val="40"/>
    </w:rPr>
  </w:style>
  <w:style w:type="character" w:styleId="Heading2Char" w:customStyle="1">
    <w:name w:val="Heading 2 Char"/>
    <w:basedOn w:val="DefaultParagraphFont"/>
    <w:link w:val="Heading2"/>
    <w:uiPriority w:val="2"/>
    <w:rsid w:val="00145A9B"/>
    <w:rPr>
      <w:rFonts w:ascii="Verdana" w:hAnsi="Verdana" w:eastAsiaTheme="majorEastAsia" w:cstheme="majorBidi"/>
      <w:b/>
      <w:color w:val="000000"/>
      <w:sz w:val="28"/>
      <w:szCs w:val="28"/>
    </w:rPr>
  </w:style>
  <w:style w:type="paragraph" w:styleId="ListParagraph">
    <w:name w:val="List Paragraph"/>
    <w:aliases w:val="1st Level Bullet"/>
    <w:basedOn w:val="Normal"/>
    <w:link w:val="ListParagraphChar"/>
    <w:uiPriority w:val="34"/>
    <w:qFormat/>
    <w:rsid w:val="00145A9B"/>
    <w:pPr>
      <w:spacing w:line="276" w:lineRule="auto"/>
      <w:contextualSpacing/>
    </w:pPr>
    <w:rPr>
      <w:szCs w:val="22"/>
    </w:rPr>
  </w:style>
  <w:style w:type="paragraph" w:styleId="2ndLevelBullet" w:customStyle="1">
    <w:name w:val="2nd Level Bullet"/>
    <w:basedOn w:val="ListParagraph"/>
    <w:uiPriority w:val="2"/>
    <w:qFormat/>
    <w:rsid w:val="00145A9B"/>
    <w:pPr>
      <w:numPr>
        <w:ilvl w:val="1"/>
        <w:numId w:val="4"/>
      </w:numPr>
    </w:pPr>
  </w:style>
  <w:style w:type="paragraph" w:styleId="3rdLevelBullet" w:customStyle="1">
    <w:name w:val="3rd Level Bullet"/>
    <w:basedOn w:val="ListParagraph"/>
    <w:uiPriority w:val="2"/>
    <w:qFormat/>
    <w:rsid w:val="00145A9B"/>
    <w:pPr>
      <w:numPr>
        <w:ilvl w:val="2"/>
        <w:numId w:val="4"/>
      </w:numPr>
    </w:pPr>
  </w:style>
  <w:style w:type="character" w:styleId="Heading3Char" w:customStyle="1">
    <w:name w:val="Heading 3 Char"/>
    <w:basedOn w:val="DefaultParagraphFont"/>
    <w:link w:val="Heading3"/>
    <w:uiPriority w:val="2"/>
    <w:rsid w:val="00145A9B"/>
    <w:rPr>
      <w:rFonts w:ascii="Verdana" w:hAnsi="Verdana" w:eastAsiaTheme="majorEastAsia" w:cstheme="majorBidi"/>
      <w:b/>
      <w:color w:val="000000"/>
      <w:sz w:val="20"/>
    </w:rPr>
  </w:style>
  <w:style w:type="paragraph" w:styleId="Header">
    <w:name w:val="header"/>
    <w:basedOn w:val="Normal"/>
    <w:link w:val="HeaderChar"/>
    <w:uiPriority w:val="99"/>
    <w:unhideWhenUsed/>
    <w:rsid w:val="0060742E"/>
    <w:pPr>
      <w:tabs>
        <w:tab w:val="center" w:pos="4680"/>
        <w:tab w:val="right" w:pos="9360"/>
      </w:tabs>
    </w:pPr>
  </w:style>
  <w:style w:type="character" w:styleId="HeaderChar" w:customStyle="1">
    <w:name w:val="Header Char"/>
    <w:basedOn w:val="DefaultParagraphFont"/>
    <w:link w:val="Header"/>
    <w:uiPriority w:val="99"/>
    <w:rsid w:val="00145A9B"/>
    <w:rPr>
      <w:rFonts w:ascii="Verdana" w:hAnsi="Verdana"/>
      <w:sz w:val="20"/>
      <w:szCs w:val="20"/>
    </w:rPr>
  </w:style>
  <w:style w:type="paragraph" w:styleId="Footer">
    <w:name w:val="footer"/>
    <w:basedOn w:val="Normal"/>
    <w:link w:val="FooterChar"/>
    <w:uiPriority w:val="99"/>
    <w:unhideWhenUsed/>
    <w:qFormat/>
    <w:rsid w:val="00145A9B"/>
    <w:pPr>
      <w:tabs>
        <w:tab w:val="center" w:pos="4680"/>
        <w:tab w:val="right" w:pos="9360"/>
      </w:tabs>
    </w:pPr>
    <w:rPr>
      <w:color w:val="000000"/>
    </w:rPr>
  </w:style>
  <w:style w:type="character" w:styleId="FooterChar" w:customStyle="1">
    <w:name w:val="Footer Char"/>
    <w:basedOn w:val="DefaultParagraphFont"/>
    <w:link w:val="Footer"/>
    <w:uiPriority w:val="99"/>
    <w:rsid w:val="00145A9B"/>
    <w:rPr>
      <w:rFonts w:ascii="Verdana" w:hAnsi="Verdana"/>
      <w:color w:val="000000"/>
      <w:sz w:val="20"/>
      <w:szCs w:val="20"/>
    </w:rPr>
  </w:style>
  <w:style w:type="character" w:styleId="PageNumber">
    <w:name w:val="page number"/>
    <w:basedOn w:val="DefaultParagraphFont"/>
    <w:uiPriority w:val="99"/>
    <w:semiHidden/>
    <w:unhideWhenUsed/>
    <w:rsid w:val="0060742E"/>
  </w:style>
  <w:style w:type="paragraph" w:styleId="BalloonText">
    <w:name w:val="Balloon Text"/>
    <w:basedOn w:val="Normal"/>
    <w:link w:val="BalloonTextChar"/>
    <w:uiPriority w:val="99"/>
    <w:semiHidden/>
    <w:unhideWhenUsed/>
    <w:rsid w:val="0060742E"/>
    <w:rPr>
      <w:rFonts w:ascii="Tahoma" w:hAnsi="Tahoma" w:cs="Tahoma"/>
      <w:sz w:val="16"/>
      <w:szCs w:val="16"/>
    </w:rPr>
  </w:style>
  <w:style w:type="character" w:styleId="BalloonTextChar" w:customStyle="1">
    <w:name w:val="Balloon Text Char"/>
    <w:basedOn w:val="DefaultParagraphFont"/>
    <w:link w:val="BalloonText"/>
    <w:uiPriority w:val="99"/>
    <w:semiHidden/>
    <w:rsid w:val="0060742E"/>
    <w:rPr>
      <w:rFonts w:ascii="Tahoma" w:hAnsi="Tahoma" w:eastAsia="Times New Roman" w:cs="Tahoma"/>
      <w:color w:val="000000"/>
      <w:sz w:val="16"/>
      <w:szCs w:val="16"/>
      <w:lang w:val="en-US"/>
    </w:rPr>
  </w:style>
  <w:style w:type="paragraph" w:styleId="Quote">
    <w:name w:val="Quote"/>
    <w:basedOn w:val="Normal"/>
    <w:next w:val="Normal"/>
    <w:link w:val="QuoteChar"/>
    <w:uiPriority w:val="5"/>
    <w:qFormat/>
    <w:rsid w:val="00145A9B"/>
    <w:pPr>
      <w:pBdr>
        <w:left w:val="single" w:color="ED8B00" w:sz="18" w:space="10"/>
      </w:pBdr>
      <w:ind w:left="993" w:right="936"/>
    </w:pPr>
    <w:rPr>
      <w:iCs/>
      <w:color w:val="000000"/>
      <w:szCs w:val="24"/>
    </w:rPr>
  </w:style>
  <w:style w:type="character" w:styleId="QuoteChar" w:customStyle="1">
    <w:name w:val="Quote Char"/>
    <w:basedOn w:val="DefaultParagraphFont"/>
    <w:link w:val="Quote"/>
    <w:uiPriority w:val="5"/>
    <w:rsid w:val="00145A9B"/>
    <w:rPr>
      <w:rFonts w:ascii="Verdana" w:hAnsi="Verdana"/>
      <w:iCs/>
      <w:color w:val="000000"/>
      <w:sz w:val="20"/>
      <w:szCs w:val="24"/>
    </w:rPr>
  </w:style>
  <w:style w:type="paragraph" w:styleId="TableHeadings" w:customStyle="1">
    <w:name w:val="Table Headings"/>
    <w:basedOn w:val="Normal"/>
    <w:uiPriority w:val="4"/>
    <w:qFormat/>
    <w:rsid w:val="00145A9B"/>
    <w:rPr>
      <w:b/>
      <w:color w:val="FFFFFF" w:themeColor="background1"/>
    </w:rPr>
  </w:style>
  <w:style w:type="character" w:styleId="CommentReference">
    <w:name w:val="annotation reference"/>
    <w:basedOn w:val="DefaultParagraphFont"/>
    <w:uiPriority w:val="99"/>
    <w:semiHidden/>
    <w:unhideWhenUsed/>
    <w:rsid w:val="00E47A0F"/>
    <w:rPr>
      <w:sz w:val="18"/>
      <w:szCs w:val="18"/>
    </w:rPr>
  </w:style>
  <w:style w:type="paragraph" w:styleId="CommentText">
    <w:name w:val="annotation text"/>
    <w:basedOn w:val="Normal"/>
    <w:link w:val="CommentTextChar"/>
    <w:uiPriority w:val="99"/>
    <w:unhideWhenUsed/>
    <w:rsid w:val="00E47A0F"/>
    <w:rPr>
      <w:sz w:val="24"/>
      <w:szCs w:val="24"/>
    </w:rPr>
  </w:style>
  <w:style w:type="character" w:styleId="CommentTextChar" w:customStyle="1">
    <w:name w:val="Comment Text Char"/>
    <w:basedOn w:val="DefaultParagraphFont"/>
    <w:link w:val="CommentText"/>
    <w:uiPriority w:val="99"/>
    <w:rsid w:val="00E47A0F"/>
    <w:rPr>
      <w:rFonts w:ascii="Verdana" w:hAnsi="Verdana" w:eastAsia="Times New Roman" w:cs="Times New Roman"/>
      <w:sz w:val="24"/>
      <w:szCs w:val="24"/>
      <w:lang w:val="en-US"/>
    </w:rPr>
  </w:style>
  <w:style w:type="paragraph" w:styleId="CommentSubject">
    <w:name w:val="annotation subject"/>
    <w:basedOn w:val="CommentText"/>
    <w:next w:val="CommentText"/>
    <w:link w:val="CommentSubjectChar"/>
    <w:uiPriority w:val="99"/>
    <w:semiHidden/>
    <w:unhideWhenUsed/>
    <w:rsid w:val="00E47A0F"/>
    <w:rPr>
      <w:b/>
      <w:bCs/>
      <w:sz w:val="20"/>
      <w:szCs w:val="20"/>
    </w:rPr>
  </w:style>
  <w:style w:type="character" w:styleId="CommentSubjectChar" w:customStyle="1">
    <w:name w:val="Comment Subject Char"/>
    <w:basedOn w:val="CommentTextChar"/>
    <w:link w:val="CommentSubject"/>
    <w:uiPriority w:val="99"/>
    <w:semiHidden/>
    <w:rsid w:val="00E47A0F"/>
    <w:rPr>
      <w:rFonts w:ascii="Verdana" w:hAnsi="Verdana" w:eastAsia="Times New Roman" w:cs="Times New Roman"/>
      <w:b/>
      <w:bCs/>
      <w:sz w:val="20"/>
      <w:szCs w:val="20"/>
      <w:lang w:val="en-US"/>
    </w:rPr>
  </w:style>
  <w:style w:type="paragraph" w:styleId="Revision">
    <w:name w:val="Revision"/>
    <w:hidden/>
    <w:uiPriority w:val="99"/>
    <w:semiHidden/>
    <w:rsid w:val="00AC371A"/>
    <w:pPr>
      <w:spacing w:after="0" w:line="240" w:lineRule="auto"/>
    </w:pPr>
    <w:rPr>
      <w:rFonts w:ascii="Verdana" w:hAnsi="Verdana" w:eastAsia="Times New Roman" w:cs="Times New Roman"/>
      <w:sz w:val="20"/>
      <w:szCs w:val="20"/>
    </w:rPr>
  </w:style>
  <w:style w:type="character" w:styleId="Hyperlink">
    <w:name w:val="Hyperlink"/>
    <w:basedOn w:val="DefaultParagraphFont"/>
    <w:uiPriority w:val="99"/>
    <w:qFormat/>
    <w:rsid w:val="00145A9B"/>
    <w:rPr>
      <w:rFonts w:ascii="Verdana" w:hAnsi="Verdana"/>
      <w:color w:val="6399AE" w:themeColor="accent2"/>
      <w:sz w:val="20"/>
      <w:u w:val="single"/>
    </w:rPr>
  </w:style>
  <w:style w:type="paragraph" w:styleId="NormalWeb">
    <w:name w:val="Normal (Web)"/>
    <w:basedOn w:val="Normal"/>
    <w:uiPriority w:val="99"/>
    <w:semiHidden/>
    <w:unhideWhenUsed/>
    <w:rsid w:val="00216D80"/>
    <w:pPr>
      <w:spacing w:before="100" w:beforeAutospacing="1" w:after="100" w:afterAutospacing="1"/>
    </w:pPr>
    <w:rPr>
      <w:rFonts w:ascii="Times New Roman" w:hAnsi="Times New Roman" w:eastAsia="Times New Roman" w:cs="Times New Roman"/>
      <w:sz w:val="24"/>
      <w:szCs w:val="24"/>
      <w:lang w:val="en-US"/>
    </w:rPr>
  </w:style>
  <w:style w:type="character" w:styleId="Strong">
    <w:name w:val="Strong"/>
    <w:basedOn w:val="DefaultParagraphFont"/>
    <w:uiPriority w:val="22"/>
    <w:qFormat/>
    <w:rsid w:val="00216D80"/>
    <w:rPr>
      <w:b/>
      <w:bCs/>
    </w:rPr>
  </w:style>
  <w:style w:type="character" w:styleId="UnresolvedMention1" w:customStyle="1">
    <w:name w:val="Unresolved Mention1"/>
    <w:basedOn w:val="DefaultParagraphFont"/>
    <w:uiPriority w:val="99"/>
    <w:semiHidden/>
    <w:unhideWhenUsed/>
    <w:rsid w:val="007559E7"/>
    <w:rPr>
      <w:color w:val="605E5C"/>
      <w:shd w:val="clear" w:color="auto" w:fill="E1DFDD"/>
    </w:rPr>
  </w:style>
  <w:style w:type="character" w:styleId="FollowedHyperlink">
    <w:name w:val="FollowedHyperlink"/>
    <w:basedOn w:val="DefaultParagraphFont"/>
    <w:uiPriority w:val="99"/>
    <w:semiHidden/>
    <w:unhideWhenUsed/>
    <w:rsid w:val="00431A52"/>
    <w:rPr>
      <w:color w:val="000000" w:themeColor="followedHyperlink"/>
      <w:u w:val="single"/>
    </w:rPr>
  </w:style>
  <w:style w:type="character" w:styleId="ListParagraphChar" w:customStyle="1">
    <w:name w:val="List Paragraph Char"/>
    <w:aliases w:val="1st Level Bullet Char"/>
    <w:basedOn w:val="DefaultParagraphFont"/>
    <w:link w:val="ListParagraph"/>
    <w:uiPriority w:val="34"/>
    <w:rsid w:val="00443F8E"/>
    <w:rPr>
      <w:rFonts w:ascii="Verdana" w:hAnsi="Verdana"/>
      <w:sz w:val="20"/>
      <w:lang w:val="en-CA"/>
    </w:rPr>
  </w:style>
  <w:style w:type="character" w:styleId="UnresolvedMention">
    <w:name w:val="Unresolved Mention"/>
    <w:basedOn w:val="DefaultParagraphFont"/>
    <w:uiPriority w:val="99"/>
    <w:semiHidden/>
    <w:unhideWhenUsed/>
    <w:rsid w:val="00965AE2"/>
    <w:rPr>
      <w:color w:val="605E5C"/>
      <w:shd w:val="clear" w:color="auto" w:fill="E1DFDD"/>
    </w:rPr>
  </w:style>
  <w:style w:type="paragraph" w:styleId="paragraph" w:customStyle="1">
    <w:name w:val="paragraph"/>
    <w:basedOn w:val="Normal"/>
    <w:rsid w:val="00950A08"/>
    <w:pPr>
      <w:spacing w:before="100" w:beforeAutospacing="1" w:after="100" w:afterAutospacing="1"/>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950A08"/>
  </w:style>
  <w:style w:type="character" w:styleId="eop" w:customStyle="1">
    <w:name w:val="eop"/>
    <w:basedOn w:val="DefaultParagraphFont"/>
    <w:rsid w:val="00950A08"/>
  </w:style>
  <w:style w:type="character" w:styleId="Mention">
    <w:name w:val="Mention"/>
    <w:basedOn w:val="DefaultParagraphFont"/>
    <w:uiPriority w:val="99"/>
    <w:unhideWhenUsed/>
    <w:rPr>
      <w:color w:val="2B579A"/>
      <w:shd w:val="clear" w:color="auto" w:fill="E6E6E6"/>
    </w:rPr>
  </w:style>
  <w:style w:type="character" w:styleId="Emphasis">
    <w:name w:val="Emphasis"/>
    <w:basedOn w:val="DefaultParagraphFont"/>
    <w:uiPriority w:val="20"/>
    <w:qFormat/>
    <w:rsid w:val="00557BF4"/>
    <w:rPr>
      <w:i/>
      <w:iCs/>
    </w:rPr>
  </w:style>
  <w:style w:type="character" w:styleId="cf01" w:customStyle="1">
    <w:name w:val="cf01"/>
    <w:basedOn w:val="DefaultParagraphFont"/>
    <w:rsid w:val="005518A0"/>
    <w:rPr>
      <w:rFonts w:hint="default" w:ascii="Segoe UI" w:hAnsi="Segoe UI" w:cs="Segoe UI"/>
      <w:sz w:val="18"/>
      <w:szCs w:val="18"/>
    </w:rPr>
  </w:style>
  <w:style w:type="character" w:styleId="cf11" w:customStyle="1">
    <w:name w:val="cf11"/>
    <w:basedOn w:val="DefaultParagraphFont"/>
    <w:rsid w:val="000576FD"/>
    <w:rPr>
      <w:rFonts w:hint="default" w:ascii="Segoe UI" w:hAnsi="Segoe UI" w:cs="Segoe UI"/>
      <w:b/>
      <w:bCs/>
      <w:sz w:val="18"/>
      <w:szCs w:val="18"/>
    </w:rPr>
  </w:style>
  <w:style w:type="character" w:styleId="cf21" w:customStyle="1">
    <w:name w:val="cf21"/>
    <w:basedOn w:val="DefaultParagraphFont"/>
    <w:rsid w:val="000576FD"/>
    <w:rPr>
      <w:rFonts w:hint="default" w:ascii="Segoe UI" w:hAnsi="Segoe UI" w:cs="Segoe UI"/>
      <w:b/>
      <w:bCs/>
      <w:sz w:val="18"/>
      <w:szCs w:val="18"/>
    </w:rPr>
  </w:style>
  <w:style w:type="paragraph" w:styleId="pf0" w:customStyle="1">
    <w:name w:val="pf0"/>
    <w:basedOn w:val="Normal"/>
    <w:rsid w:val="000576FD"/>
    <w:pPr>
      <w:spacing w:before="100" w:beforeAutospacing="1" w:after="100" w:afterAutospacing="1"/>
    </w:pPr>
    <w:rPr>
      <w:rFonts w:ascii="Times New Roman" w:hAnsi="Times New Roman" w:eastAsia="Times New Roman" w:cs="Times New Roman"/>
      <w:sz w:val="24"/>
      <w:szCs w:val="24"/>
      <w:lang w:val="en-US"/>
    </w:rPr>
  </w:style>
  <w:style w:type="character" w:styleId="cf31" w:customStyle="1">
    <w:name w:val="cf31"/>
    <w:basedOn w:val="DefaultParagraphFont"/>
    <w:rsid w:val="000576FD"/>
    <w:rPr>
      <w:rFonts w:hint="default" w:ascii="Segoe UI" w:hAnsi="Segoe UI" w:cs="Segoe UI"/>
      <w:sz w:val="18"/>
      <w:szCs w:val="18"/>
      <w:shd w:val="clear" w:color="auto" w:fill="FFFFFF"/>
    </w:rPr>
  </w:style>
  <w:style w:type="character" w:styleId="cf41" w:customStyle="1">
    <w:name w:val="cf41"/>
    <w:basedOn w:val="DefaultParagraphFont"/>
    <w:rsid w:val="000576FD"/>
    <w:rPr>
      <w:rFonts w:hint="default" w:ascii="Segoe UI" w:hAnsi="Segoe UI" w:cs="Segoe UI"/>
      <w:b/>
      <w:bCs/>
      <w:color w:val="333333"/>
      <w:sz w:val="18"/>
      <w:szCs w:val="18"/>
      <w:shd w:val="clear" w:color="auto" w:fill="FFFFFF"/>
    </w:rPr>
  </w:style>
  <w:style w:type="character" w:styleId="cf51" w:customStyle="1">
    <w:name w:val="cf51"/>
    <w:basedOn w:val="DefaultParagraphFont"/>
    <w:rsid w:val="000576FD"/>
    <w:rPr>
      <w:rFonts w:hint="default" w:ascii="Segoe UI" w:hAnsi="Segoe UI" w:cs="Segoe UI"/>
      <w:b/>
      <w:bCs/>
      <w:color w:val="242424"/>
      <w:sz w:val="18"/>
      <w:szCs w:val="18"/>
      <w:shd w:val="clear" w:color="auto" w:fill="FFFFFF"/>
    </w:rPr>
  </w:style>
  <w:style w:type="character" w:styleId="cf61" w:customStyle="1">
    <w:name w:val="cf61"/>
    <w:basedOn w:val="DefaultParagraphFont"/>
    <w:rsid w:val="000576FD"/>
    <w:rPr>
      <w:rFonts w:hint="default" w:ascii="Segoe UI" w:hAnsi="Segoe UI" w:cs="Segoe UI"/>
      <w:color w:val="242424"/>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575317">
      <w:bodyDiv w:val="1"/>
      <w:marLeft w:val="0"/>
      <w:marRight w:val="0"/>
      <w:marTop w:val="0"/>
      <w:marBottom w:val="0"/>
      <w:divBdr>
        <w:top w:val="none" w:sz="0" w:space="0" w:color="auto"/>
        <w:left w:val="none" w:sz="0" w:space="0" w:color="auto"/>
        <w:bottom w:val="none" w:sz="0" w:space="0" w:color="auto"/>
        <w:right w:val="none" w:sz="0" w:space="0" w:color="auto"/>
      </w:divBdr>
    </w:div>
    <w:div w:id="277299913">
      <w:bodyDiv w:val="1"/>
      <w:marLeft w:val="0"/>
      <w:marRight w:val="0"/>
      <w:marTop w:val="0"/>
      <w:marBottom w:val="0"/>
      <w:divBdr>
        <w:top w:val="none" w:sz="0" w:space="0" w:color="auto"/>
        <w:left w:val="none" w:sz="0" w:space="0" w:color="auto"/>
        <w:bottom w:val="none" w:sz="0" w:space="0" w:color="auto"/>
        <w:right w:val="none" w:sz="0" w:space="0" w:color="auto"/>
      </w:divBdr>
    </w:div>
    <w:div w:id="299382160">
      <w:bodyDiv w:val="1"/>
      <w:marLeft w:val="0"/>
      <w:marRight w:val="0"/>
      <w:marTop w:val="0"/>
      <w:marBottom w:val="0"/>
      <w:divBdr>
        <w:top w:val="none" w:sz="0" w:space="0" w:color="auto"/>
        <w:left w:val="none" w:sz="0" w:space="0" w:color="auto"/>
        <w:bottom w:val="none" w:sz="0" w:space="0" w:color="auto"/>
        <w:right w:val="none" w:sz="0" w:space="0" w:color="auto"/>
      </w:divBdr>
    </w:div>
    <w:div w:id="302195815">
      <w:bodyDiv w:val="1"/>
      <w:marLeft w:val="0"/>
      <w:marRight w:val="0"/>
      <w:marTop w:val="0"/>
      <w:marBottom w:val="0"/>
      <w:divBdr>
        <w:top w:val="none" w:sz="0" w:space="0" w:color="auto"/>
        <w:left w:val="none" w:sz="0" w:space="0" w:color="auto"/>
        <w:bottom w:val="none" w:sz="0" w:space="0" w:color="auto"/>
        <w:right w:val="none" w:sz="0" w:space="0" w:color="auto"/>
      </w:divBdr>
    </w:div>
    <w:div w:id="324435254">
      <w:bodyDiv w:val="1"/>
      <w:marLeft w:val="0"/>
      <w:marRight w:val="0"/>
      <w:marTop w:val="0"/>
      <w:marBottom w:val="0"/>
      <w:divBdr>
        <w:top w:val="none" w:sz="0" w:space="0" w:color="auto"/>
        <w:left w:val="none" w:sz="0" w:space="0" w:color="auto"/>
        <w:bottom w:val="none" w:sz="0" w:space="0" w:color="auto"/>
        <w:right w:val="none" w:sz="0" w:space="0" w:color="auto"/>
      </w:divBdr>
      <w:divsChild>
        <w:div w:id="324826821">
          <w:marLeft w:val="0"/>
          <w:marRight w:val="0"/>
          <w:marTop w:val="0"/>
          <w:marBottom w:val="0"/>
          <w:divBdr>
            <w:top w:val="none" w:sz="0" w:space="0" w:color="auto"/>
            <w:left w:val="none" w:sz="0" w:space="0" w:color="auto"/>
            <w:bottom w:val="none" w:sz="0" w:space="0" w:color="auto"/>
            <w:right w:val="none" w:sz="0" w:space="0" w:color="auto"/>
          </w:divBdr>
        </w:div>
        <w:div w:id="997612627">
          <w:marLeft w:val="0"/>
          <w:marRight w:val="0"/>
          <w:marTop w:val="0"/>
          <w:marBottom w:val="0"/>
          <w:divBdr>
            <w:top w:val="none" w:sz="0" w:space="0" w:color="auto"/>
            <w:left w:val="none" w:sz="0" w:space="0" w:color="auto"/>
            <w:bottom w:val="none" w:sz="0" w:space="0" w:color="auto"/>
            <w:right w:val="none" w:sz="0" w:space="0" w:color="auto"/>
          </w:divBdr>
        </w:div>
        <w:div w:id="1559319982">
          <w:marLeft w:val="0"/>
          <w:marRight w:val="0"/>
          <w:marTop w:val="0"/>
          <w:marBottom w:val="0"/>
          <w:divBdr>
            <w:top w:val="none" w:sz="0" w:space="0" w:color="auto"/>
            <w:left w:val="none" w:sz="0" w:space="0" w:color="auto"/>
            <w:bottom w:val="none" w:sz="0" w:space="0" w:color="auto"/>
            <w:right w:val="none" w:sz="0" w:space="0" w:color="auto"/>
          </w:divBdr>
        </w:div>
      </w:divsChild>
    </w:div>
    <w:div w:id="547566693">
      <w:bodyDiv w:val="1"/>
      <w:marLeft w:val="0"/>
      <w:marRight w:val="0"/>
      <w:marTop w:val="0"/>
      <w:marBottom w:val="0"/>
      <w:divBdr>
        <w:top w:val="none" w:sz="0" w:space="0" w:color="auto"/>
        <w:left w:val="none" w:sz="0" w:space="0" w:color="auto"/>
        <w:bottom w:val="none" w:sz="0" w:space="0" w:color="auto"/>
        <w:right w:val="none" w:sz="0" w:space="0" w:color="auto"/>
      </w:divBdr>
    </w:div>
    <w:div w:id="775293332">
      <w:bodyDiv w:val="1"/>
      <w:marLeft w:val="0"/>
      <w:marRight w:val="0"/>
      <w:marTop w:val="0"/>
      <w:marBottom w:val="0"/>
      <w:divBdr>
        <w:top w:val="none" w:sz="0" w:space="0" w:color="auto"/>
        <w:left w:val="none" w:sz="0" w:space="0" w:color="auto"/>
        <w:bottom w:val="none" w:sz="0" w:space="0" w:color="auto"/>
        <w:right w:val="none" w:sz="0" w:space="0" w:color="auto"/>
      </w:divBdr>
    </w:div>
    <w:div w:id="884676213">
      <w:bodyDiv w:val="1"/>
      <w:marLeft w:val="0"/>
      <w:marRight w:val="0"/>
      <w:marTop w:val="0"/>
      <w:marBottom w:val="0"/>
      <w:divBdr>
        <w:top w:val="none" w:sz="0" w:space="0" w:color="auto"/>
        <w:left w:val="none" w:sz="0" w:space="0" w:color="auto"/>
        <w:bottom w:val="none" w:sz="0" w:space="0" w:color="auto"/>
        <w:right w:val="none" w:sz="0" w:space="0" w:color="auto"/>
      </w:divBdr>
    </w:div>
    <w:div w:id="1174488220">
      <w:bodyDiv w:val="1"/>
      <w:marLeft w:val="0"/>
      <w:marRight w:val="0"/>
      <w:marTop w:val="0"/>
      <w:marBottom w:val="0"/>
      <w:divBdr>
        <w:top w:val="none" w:sz="0" w:space="0" w:color="auto"/>
        <w:left w:val="none" w:sz="0" w:space="0" w:color="auto"/>
        <w:bottom w:val="none" w:sz="0" w:space="0" w:color="auto"/>
        <w:right w:val="none" w:sz="0" w:space="0" w:color="auto"/>
      </w:divBdr>
    </w:div>
    <w:div w:id="1610968958">
      <w:bodyDiv w:val="1"/>
      <w:marLeft w:val="0"/>
      <w:marRight w:val="0"/>
      <w:marTop w:val="0"/>
      <w:marBottom w:val="0"/>
      <w:divBdr>
        <w:top w:val="none" w:sz="0" w:space="0" w:color="auto"/>
        <w:left w:val="none" w:sz="0" w:space="0" w:color="auto"/>
        <w:bottom w:val="none" w:sz="0" w:space="0" w:color="auto"/>
        <w:right w:val="none" w:sz="0" w:space="0" w:color="auto"/>
      </w:divBdr>
      <w:divsChild>
        <w:div w:id="380204007">
          <w:marLeft w:val="0"/>
          <w:marRight w:val="0"/>
          <w:marTop w:val="0"/>
          <w:marBottom w:val="0"/>
          <w:divBdr>
            <w:top w:val="none" w:sz="0" w:space="0" w:color="auto"/>
            <w:left w:val="none" w:sz="0" w:space="0" w:color="auto"/>
            <w:bottom w:val="none" w:sz="0" w:space="0" w:color="auto"/>
            <w:right w:val="none" w:sz="0" w:space="0" w:color="auto"/>
          </w:divBdr>
          <w:divsChild>
            <w:div w:id="1238395935">
              <w:marLeft w:val="0"/>
              <w:marRight w:val="0"/>
              <w:marTop w:val="360"/>
              <w:marBottom w:val="360"/>
              <w:divBdr>
                <w:top w:val="none" w:sz="0" w:space="0" w:color="auto"/>
                <w:left w:val="none" w:sz="0" w:space="0" w:color="auto"/>
                <w:bottom w:val="none" w:sz="0" w:space="0" w:color="auto"/>
                <w:right w:val="none" w:sz="0" w:space="0" w:color="auto"/>
              </w:divBdr>
              <w:divsChild>
                <w:div w:id="1527213075">
                  <w:marLeft w:val="0"/>
                  <w:marRight w:val="0"/>
                  <w:marTop w:val="0"/>
                  <w:marBottom w:val="0"/>
                  <w:divBdr>
                    <w:top w:val="none" w:sz="0" w:space="0" w:color="auto"/>
                    <w:left w:val="none" w:sz="0" w:space="0" w:color="auto"/>
                    <w:bottom w:val="none" w:sz="0" w:space="0" w:color="auto"/>
                    <w:right w:val="none" w:sz="0" w:space="0" w:color="auto"/>
                  </w:divBdr>
                  <w:divsChild>
                    <w:div w:id="1155342477">
                      <w:marLeft w:val="0"/>
                      <w:marRight w:val="0"/>
                      <w:marTop w:val="0"/>
                      <w:marBottom w:val="0"/>
                      <w:divBdr>
                        <w:top w:val="none" w:sz="0" w:space="0" w:color="auto"/>
                        <w:left w:val="none" w:sz="0" w:space="0" w:color="auto"/>
                        <w:bottom w:val="none" w:sz="0" w:space="0" w:color="auto"/>
                        <w:right w:val="none" w:sz="0" w:space="0" w:color="auto"/>
                      </w:divBdr>
                      <w:divsChild>
                        <w:div w:id="1176842135">
                          <w:marLeft w:val="0"/>
                          <w:marRight w:val="0"/>
                          <w:marTop w:val="0"/>
                          <w:marBottom w:val="336"/>
                          <w:divBdr>
                            <w:top w:val="none" w:sz="0" w:space="0" w:color="auto"/>
                            <w:left w:val="none" w:sz="0" w:space="0" w:color="auto"/>
                            <w:bottom w:val="none" w:sz="0" w:space="0" w:color="auto"/>
                            <w:right w:val="none" w:sz="0" w:space="0" w:color="auto"/>
                          </w:divBdr>
                        </w:div>
                      </w:divsChild>
                    </w:div>
                  </w:divsChild>
                </w:div>
              </w:divsChild>
            </w:div>
          </w:divsChild>
        </w:div>
        <w:div w:id="1252423160">
          <w:marLeft w:val="0"/>
          <w:marRight w:val="0"/>
          <w:marTop w:val="0"/>
          <w:marBottom w:val="0"/>
          <w:divBdr>
            <w:top w:val="none" w:sz="0" w:space="0" w:color="auto"/>
            <w:left w:val="none" w:sz="0" w:space="0" w:color="auto"/>
            <w:bottom w:val="none" w:sz="0" w:space="0" w:color="auto"/>
            <w:right w:val="none" w:sz="0" w:space="0" w:color="auto"/>
          </w:divBdr>
          <w:divsChild>
            <w:div w:id="1187643791">
              <w:marLeft w:val="0"/>
              <w:marRight w:val="0"/>
              <w:marTop w:val="360"/>
              <w:marBottom w:val="360"/>
              <w:divBdr>
                <w:top w:val="none" w:sz="0" w:space="0" w:color="auto"/>
                <w:left w:val="none" w:sz="0" w:space="0" w:color="auto"/>
                <w:bottom w:val="none" w:sz="0" w:space="0" w:color="auto"/>
                <w:right w:val="none" w:sz="0" w:space="0" w:color="auto"/>
              </w:divBdr>
              <w:divsChild>
                <w:div w:id="1978685491">
                  <w:marLeft w:val="0"/>
                  <w:marRight w:val="0"/>
                  <w:marTop w:val="0"/>
                  <w:marBottom w:val="0"/>
                  <w:divBdr>
                    <w:top w:val="none" w:sz="0" w:space="0" w:color="auto"/>
                    <w:left w:val="none" w:sz="0" w:space="0" w:color="auto"/>
                    <w:bottom w:val="none" w:sz="0" w:space="0" w:color="auto"/>
                    <w:right w:val="none" w:sz="0" w:space="0" w:color="auto"/>
                  </w:divBdr>
                  <w:divsChild>
                    <w:div w:id="834608013">
                      <w:marLeft w:val="0"/>
                      <w:marRight w:val="0"/>
                      <w:marTop w:val="0"/>
                      <w:marBottom w:val="0"/>
                      <w:divBdr>
                        <w:top w:val="none" w:sz="0" w:space="0" w:color="auto"/>
                        <w:left w:val="none" w:sz="0" w:space="0" w:color="auto"/>
                        <w:bottom w:val="none" w:sz="0" w:space="0" w:color="auto"/>
                        <w:right w:val="none" w:sz="0" w:space="0" w:color="auto"/>
                      </w:divBdr>
                      <w:divsChild>
                        <w:div w:id="1643193616">
                          <w:marLeft w:val="0"/>
                          <w:marRight w:val="0"/>
                          <w:marTop w:val="0"/>
                          <w:marBottom w:val="336"/>
                          <w:divBdr>
                            <w:top w:val="none" w:sz="0" w:space="0" w:color="auto"/>
                            <w:left w:val="none" w:sz="0" w:space="0" w:color="auto"/>
                            <w:bottom w:val="none" w:sz="0" w:space="0" w:color="auto"/>
                            <w:right w:val="none" w:sz="0" w:space="0" w:color="auto"/>
                          </w:divBdr>
                        </w:div>
                      </w:divsChild>
                    </w:div>
                  </w:divsChild>
                </w:div>
              </w:divsChild>
            </w:div>
          </w:divsChild>
        </w:div>
      </w:divsChild>
    </w:div>
    <w:div w:id="1659338339">
      <w:bodyDiv w:val="1"/>
      <w:marLeft w:val="0"/>
      <w:marRight w:val="0"/>
      <w:marTop w:val="0"/>
      <w:marBottom w:val="0"/>
      <w:divBdr>
        <w:top w:val="none" w:sz="0" w:space="0" w:color="auto"/>
        <w:left w:val="none" w:sz="0" w:space="0" w:color="auto"/>
        <w:bottom w:val="none" w:sz="0" w:space="0" w:color="auto"/>
        <w:right w:val="none" w:sz="0" w:space="0" w:color="auto"/>
      </w:divBdr>
    </w:div>
    <w:div w:id="1826891075">
      <w:bodyDiv w:val="1"/>
      <w:marLeft w:val="0"/>
      <w:marRight w:val="0"/>
      <w:marTop w:val="0"/>
      <w:marBottom w:val="0"/>
      <w:divBdr>
        <w:top w:val="none" w:sz="0" w:space="0" w:color="auto"/>
        <w:left w:val="none" w:sz="0" w:space="0" w:color="auto"/>
        <w:bottom w:val="none" w:sz="0" w:space="0" w:color="auto"/>
        <w:right w:val="none" w:sz="0" w:space="0" w:color="auto"/>
      </w:divBdr>
    </w:div>
    <w:div w:id="1900704651">
      <w:bodyDiv w:val="1"/>
      <w:marLeft w:val="0"/>
      <w:marRight w:val="0"/>
      <w:marTop w:val="0"/>
      <w:marBottom w:val="0"/>
      <w:divBdr>
        <w:top w:val="none" w:sz="0" w:space="0" w:color="auto"/>
        <w:left w:val="none" w:sz="0" w:space="0" w:color="auto"/>
        <w:bottom w:val="none" w:sz="0" w:space="0" w:color="auto"/>
        <w:right w:val="none" w:sz="0" w:space="0" w:color="auto"/>
      </w:divBdr>
    </w:div>
    <w:div w:id="1911571705">
      <w:bodyDiv w:val="1"/>
      <w:marLeft w:val="0"/>
      <w:marRight w:val="0"/>
      <w:marTop w:val="0"/>
      <w:marBottom w:val="0"/>
      <w:divBdr>
        <w:top w:val="none" w:sz="0" w:space="0" w:color="auto"/>
        <w:left w:val="none" w:sz="0" w:space="0" w:color="auto"/>
        <w:bottom w:val="none" w:sz="0" w:space="0" w:color="auto"/>
        <w:right w:val="none" w:sz="0" w:space="0" w:color="auto"/>
      </w:divBdr>
    </w:div>
    <w:div w:id="1984772378">
      <w:bodyDiv w:val="1"/>
      <w:marLeft w:val="0"/>
      <w:marRight w:val="0"/>
      <w:marTop w:val="0"/>
      <w:marBottom w:val="0"/>
      <w:divBdr>
        <w:top w:val="none" w:sz="0" w:space="0" w:color="auto"/>
        <w:left w:val="none" w:sz="0" w:space="0" w:color="auto"/>
        <w:bottom w:val="none" w:sz="0" w:space="0" w:color="auto"/>
        <w:right w:val="none" w:sz="0" w:space="0" w:color="auto"/>
      </w:divBdr>
    </w:div>
    <w:div w:id="1990283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www.bceid.ca/" TargetMode="External"/></Relationship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footer" Target="footer3.xml" Id="rId26" /><Relationship Type="http://schemas.openxmlformats.org/officeDocument/2006/relationships/customXml" Target="../customXml/item3.xml" Id="rId3" /><Relationship Type="http://schemas.openxmlformats.org/officeDocument/2006/relationships/hyperlink" Target="mailto:HCPSupport@WorkSafeBC.com" TargetMode="External" Id="rId21" /><Relationship Type="http://schemas.openxmlformats.org/officeDocument/2006/relationships/settings" Target="settings.xml" Id="rId7" /><Relationship Type="http://schemas.openxmlformats.org/officeDocument/2006/relationships/comments" Target="comments.xml" Id="rId12" /><Relationship Type="http://schemas.openxmlformats.org/officeDocument/2006/relationships/hyperlink" Target="https://www.bceid.ca/register/"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HCPSupport@WorkSafeBC.com" TargetMode="External" Id="rId11" /><Relationship Type="http://schemas.openxmlformats.org/officeDocument/2006/relationships/footer" Target="footer2.xml" Id="rId24" /><Relationship Type="http://schemas.openxmlformats.org/officeDocument/2006/relationships/numbering" Target="numbering.xml" Id="rId5" /><Relationship Type="http://schemas.microsoft.com/office/2018/08/relationships/commentsExtensible" Target="commentsExtensible.xml" Id="rId15" /><Relationship Type="http://schemas.openxmlformats.org/officeDocument/2006/relationships/footer" Target="footer1.xml" Id="rId23" /><Relationship Type="http://schemas.microsoft.com/office/2011/relationships/people" Target="people.xml" Id="rId28" /><Relationship Type="http://schemas.openxmlformats.org/officeDocument/2006/relationships/endnotes" Target="endnotes.xml" Id="rId10" /><Relationship Type="http://schemas.microsoft.com/office/2020/10/relationships/intelligence" Target="intelligence2.xml"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header" Target="header1.xml" Id="rId22" /><Relationship Type="http://schemas.openxmlformats.org/officeDocument/2006/relationships/fontTable" Target="fontTable.xml" Id="rId27" /><Relationship Type="http://schemas.microsoft.com/office/2019/05/relationships/documenttasks" Target="documenttasks/documenttasks1.xml" Id="rId30" /><Relationship Type="http://schemas.openxmlformats.org/officeDocument/2006/relationships/hyperlink" Target="https://www.bceid.ca/" TargetMode="External" Id="Rec4e33325fcf4185" /><Relationship Type="http://schemas.openxmlformats.org/officeDocument/2006/relationships/image" Target="/media/image2.jpg" Id="Rf37338c623f743a3" /><Relationship Type="http://schemas.openxmlformats.org/officeDocument/2006/relationships/hyperlink" Target="https://logon7.gov.bc.ca/clp-cgi/capBceid/logon.cgi?flags=1111:1,8&amp;TYPE=33554433&amp;REALMOID=06-bdddc507-3685-4d1f-a10c-6c8bb1742ef4&amp;GUID=&amp;SMAUTHREASON=0&amp;METHOD=GET&amp;SMAGENTNAME=$SM$A%2b7p4jME9YrmIhP6dSGQCIhuEeuwzTVshxfV%2fg22CED5QrowncIbuQU3ZVIjlWGL&amp;TARGET=$SM$HTTPS%3a%2f%2fwww%2ebceid%2eca%2flogon%2easpx%3freturnUrl%3d%2fprofile_management" TargetMode="External" Id="R14a07204908544c7" /><Relationship Type="http://schemas.openxmlformats.org/officeDocument/2006/relationships/hyperlink" Target="https://auth.worksafebc.com/am/XUI/?realm=/alpha&amp;goto=https%3A%2F%2Fauth.worksafebc.com%3A443%2Fam%2Foauth2%2Fauthorize%3Fclient_id%3D2-23-OP%26redirect_uri%3Dhttps%3A%2F%2Fop.online.worksafebc.com%2FOP%26response_type%3Dcode%26scope%3Dopenid%2520wsbcprofile%2520wsbcopdashboard%26code_challenge%3Di7pix01SzrjXmd5xQhF-5QX4DFH9aEQl3946r8hyE_8%26code_challenge_method%3DS256%26state%3DOpenIdConnect.AuthenticationProperties%253DGAwMRyO95EV2msoimb4CT7ggtJANoY5Du0Cw6eCkbF9H5gPzvPb0XCA6BVOpl3xnM6lQ8G7Hcl5vjbZLVmEdRT8WWBnGFza_GyQgy_-ecbX4RDpbc1-Y8AG2UR4Y0bkLkQptU6v9tKfoAOCblmx8mGW-RewvKDKB63Chcrc-ifST9XVxpk-trkpS1lL7eJ9kmxP0dLQBMGDj0iIlabr_QdJpibrpkuwf1sqshCyGqBAtU0jkiHI82tg855DVHJM5y7O2Qz5cjwvKxNRuQiRkkkT94OG3LM6W_Q6Z0tJvRdbtboGYu8s5Z8Q7ZO9qXKcslJL5diPnQQ6xl5yrPdt_TMFZbeL8Zq42V-xQsQ3FUdxY9rITLmpEzQ5LzOJ8kAEMmU7hsh2CpzSdE6EStqtuNo5zIi-mcpUizmKDZPUPem3LHIv0JMW6k1FvBOnxLYQ_bersJ9p3fCokFV9HptR_Kh0MRd_E-dIsN2P8NRsEuhcKhHTVFK4s8C2btUqwLsCzkNGMIThy9MlUf0vVxswqmKHaOA8-JsGuhVaqBcVh-lASgMDW7YGB1qFlWxDxbqItcOwN2TmN00Kcihcw-_VXcmiyZ5Wb-sgIlODSFW5BuoRlVeSP28TYz8-Z8CYxNrafQhaXcjTir9MG7COZkOuLL0shoDGjS9O2Fau8iyeq0zQ_ILE8-__nvo_9KDPUDzjieJfyjLSDWBw_rmvUiWG2h__-g1k8SlViYV-8cfN9-fuZ3-WWObxy2XxI9lIPNTaAiQH1VhAKDW3B09pKBfV7dA%26nonce%3D638744659736138437.MmEwZWRlMmYtYzNhYS00ZGVjLTg3OWItYzRmNDllMTEzOTNjYjFmZjY3OGQtZGNiZC00NTAwLTliMDctNWZmYWMzN2QzMjFk%26x-client-SKU%3DID_NET472%26x-client-ver%3D7.5.0.0" TargetMode="External" Id="R22499632271c41db"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16EDD830-3A11-4C99-9FB1-3096E9FC723D}">
    <t:Anchor>
      <t:Comment id="208826193"/>
    </t:Anchor>
    <t:History>
      <t:Event id="{089D6566-2911-4AB2-973A-701E7EA0B5AA}" time="2023-06-14T15:24:01.323Z">
        <t:Attribution userId="S::sl11482@worksafebc.com::e63ff432-0cda-4831-8e41-d0d7bfc2d5b3" userProvider="AD" userName="Larson, Shelby"/>
        <t:Anchor>
          <t:Comment id="208826193"/>
        </t:Anchor>
        <t:Create/>
      </t:Event>
      <t:Event id="{72BC0EB8-F30F-4D70-9BE2-1C6FD5E6FD36}" time="2023-06-14T15:24:01.323Z">
        <t:Attribution userId="S::sl11482@worksafebc.com::e63ff432-0cda-4831-8e41-d0d7bfc2d5b3" userProvider="AD" userName="Larson, Shelby"/>
        <t:Anchor>
          <t:Comment id="208826193"/>
        </t:Anchor>
        <t:Assign userId="S::KJ20498@worksafebc.com::11700496-a29e-41ac-afa7-97890315c0fd" userProvider="AD" userName="Joyes, Kieran"/>
      </t:Event>
      <t:Event id="{C6952441-2EDC-43FB-8004-A38489A31113}" time="2023-06-14T15:24:01.323Z">
        <t:Attribution userId="S::sl11482@worksafebc.com::e63ff432-0cda-4831-8e41-d0d7bfc2d5b3" userProvider="AD" userName="Larson, Shelby"/>
        <t:Anchor>
          <t:Comment id="208826193"/>
        </t:Anchor>
        <t:SetTitle title="@Joyes, Kieran @Clarkson, Sheena A couple of suggested words in red if they meet with your approval. Thank you."/>
      </t:Event>
    </t:History>
  </t:Task>
  <t:Task id="{691975C3-AC3D-41FA-ADEC-AA0245AEFE73}">
    <t:Anchor>
      <t:Comment id="1438313561"/>
    </t:Anchor>
    <t:History>
      <t:Event id="{B4C2CC38-21F5-4E10-9124-3846F43A2719}" time="2024-07-12T17:01:20.665Z">
        <t:Attribution userId="S::jn17248@worksafebc.com::01f2ab23-06c3-46a4-84c2-77f8823ae4d7" userProvider="AD" userName="Nazareth, Joecarl"/>
        <t:Anchor>
          <t:Comment id="2029035660"/>
        </t:Anchor>
        <t:Create/>
      </t:Event>
      <t:Event id="{EB319E08-8B89-468D-931F-059B5111A12A}" time="2024-07-12T17:01:20.665Z">
        <t:Attribution userId="S::jn17248@worksafebc.com::01f2ab23-06c3-46a4-84c2-77f8823ae4d7" userProvider="AD" userName="Nazareth, Joecarl"/>
        <t:Anchor>
          <t:Comment id="2029035660"/>
        </t:Anchor>
        <t:Assign userId="S::DN17171@worksafebc.com::14446ed6-d499-4026-957d-25a02efb42eb" userProvider="AD" userName="Nowak, David"/>
      </t:Event>
      <t:Event id="{D309BD2C-94D0-48A1-BDF5-ECCF062C0161}" time="2024-07-12T17:01:20.665Z">
        <t:Attribution userId="S::jn17248@worksafebc.com::01f2ab23-06c3-46a4-84c2-77f8823ae4d7" userProvider="AD" userName="Nazareth, Joecarl"/>
        <t:Anchor>
          <t:Comment id="2029035660"/>
        </t:Anchor>
        <t:SetTitle title="@Nowak, David , is there a reason why we are saying that &quot;is not Likely  to change&quot;. I ask as it doesn't leave the reader with a definitive answer of how this impact them."/>
      </t:Event>
      <t:Event id="{136DCC70-669A-485B-98A1-6AB89B3938A6}" time="2024-07-15T16:08:09.379Z">
        <t:Attribution userId="S::KJ20498@worksafebc.com::11700496-a29e-41ac-afa7-97890315c0fd" userProvider="AD" userName="Joyes, Kieran"/>
        <t:Progress percentComplete="100"/>
      </t:Event>
    </t:History>
  </t:Task>
  <t:Task id="{B607E203-1F2F-480E-9B4C-3270D014F740}">
    <t:Anchor>
      <t:Comment id="865370988"/>
    </t:Anchor>
    <t:History>
      <t:Event id="{0F93CCB5-C95A-4E36-ACD9-AB2FC4B89A75}" time="2025-01-30T22:23:42.919Z">
        <t:Attribution userId="S::dc58174@worksafebc.com::2ddd24fa-c76a-4eae-8c56-a730a103715f" userProvider="AD" userName="Corkery, Douglas"/>
        <t:Anchor>
          <t:Comment id="886952774"/>
        </t:Anchor>
        <t:Create/>
      </t:Event>
      <t:Event id="{1CFF6003-21A8-4DDE-90A7-AFD26F2BACA8}" time="2025-01-30T22:23:42.919Z">
        <t:Attribution userId="S::dc58174@worksafebc.com::2ddd24fa-c76a-4eae-8c56-a730a103715f" userProvider="AD" userName="Corkery, Douglas"/>
        <t:Anchor>
          <t:Comment id="886952774"/>
        </t:Anchor>
        <t:Assign userId="S::HS19220@worksafebc.com::c6185688-d323-4740-b447-a1ae04c06422" userProvider="AD" userName="Sandhu, Harminder"/>
      </t:Event>
      <t:Event id="{C1FE46D8-7D3D-4641-BFB2-788897978C69}" time="2025-01-30T22:23:42.919Z">
        <t:Attribution userId="S::dc58174@worksafebc.com::2ddd24fa-c76a-4eae-8c56-a730a103715f" userProvider="AD" userName="Corkery, Douglas"/>
        <t:Anchor>
          <t:Comment id="886952774"/>
        </t:Anchor>
        <t:SetTitle title="@Bowman, Lyle or @Sandhu, Harminder - are we calling this the WorkSafeBC or Telus Provider Portal - please confirm the correct naming convention we willbe using that the Providers are familiar wiht / aligned to the branding"/>
      </t:Event>
    </t:History>
  </t:Task>
</t:Tasks>
</file>

<file path=word/theme/theme1.xml><?xml version="1.0" encoding="utf-8"?>
<a:theme xmlns:a="http://schemas.openxmlformats.org/drawingml/2006/main" name="worksafebc-Jan29">
  <a:themeElements>
    <a:clrScheme name="WorkSafeBC-Oct18">
      <a:dk1>
        <a:srgbClr val="000000"/>
      </a:dk1>
      <a:lt1>
        <a:srgbClr val="FFFFFF"/>
      </a:lt1>
      <a:dk2>
        <a:srgbClr val="776E64"/>
      </a:dk2>
      <a:lt2>
        <a:srgbClr val="FFFFFF"/>
      </a:lt2>
      <a:accent1>
        <a:srgbClr val="ED8B00"/>
      </a:accent1>
      <a:accent2>
        <a:srgbClr val="6399AE"/>
      </a:accent2>
      <a:accent3>
        <a:srgbClr val="888D30"/>
      </a:accent3>
      <a:accent4>
        <a:srgbClr val="B10508"/>
      </a:accent4>
      <a:accent5>
        <a:srgbClr val="DC4405"/>
      </a:accent5>
      <a:accent6>
        <a:srgbClr val="F1BE48"/>
      </a:accent6>
      <a:hlink>
        <a:srgbClr val="525252"/>
      </a:hlink>
      <a:folHlink>
        <a:srgbClr val="00000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753bc9f-c87e-4c3e-a667-aa91027d8d2f" xsi:nil="true"/>
    <lcf76f155ced4ddcb4097134ff3c332f xmlns="2690b409-dff4-400a-84c0-fdf96062c38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E0AA9ED87C3E49AEE751A1DF9EE1DD" ma:contentTypeVersion="12" ma:contentTypeDescription="Create a new document." ma:contentTypeScope="" ma:versionID="593c96702ab2476960a3d2ef88eadbcd">
  <xsd:schema xmlns:xsd="http://www.w3.org/2001/XMLSchema" xmlns:xs="http://www.w3.org/2001/XMLSchema" xmlns:p="http://schemas.microsoft.com/office/2006/metadata/properties" xmlns:ns2="2690b409-dff4-400a-84c0-fdf96062c38a" xmlns:ns3="f753bc9f-c87e-4c3e-a667-aa91027d8d2f" targetNamespace="http://schemas.microsoft.com/office/2006/metadata/properties" ma:root="true" ma:fieldsID="d7d8ba8558693d41fdca0f442a0f2611" ns2:_="" ns3:_="">
    <xsd:import namespace="2690b409-dff4-400a-84c0-fdf96062c38a"/>
    <xsd:import namespace="f753bc9f-c87e-4c3e-a667-aa91027d8d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90b409-dff4-400a-84c0-fdf96062c3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c1751a7-ec98-463c-843e-8f298683edb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53bc9f-c87e-4c3e-a667-aa91027d8d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861535-7889-4eff-9f32-ef0011a4366a}" ma:internalName="TaxCatchAll" ma:showField="CatchAllData" ma:web="f753bc9f-c87e-4c3e-a667-aa91027d8d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829EA36-71D1-40F6-909F-6211BE97C737}">
  <ds:schemaRefs>
    <ds:schemaRef ds:uri="http://schemas.microsoft.com/office/2006/metadata/properties"/>
    <ds:schemaRef ds:uri="http://schemas.microsoft.com/office/infopath/2007/PartnerControls"/>
    <ds:schemaRef ds:uri="bc02a94d-5599-4a7e-94ae-e031b472c961"/>
    <ds:schemaRef ds:uri="cc955559-a5d3-4b61-900b-f8dce19964d6"/>
  </ds:schemaRefs>
</ds:datastoreItem>
</file>

<file path=customXml/itemProps2.xml><?xml version="1.0" encoding="utf-8"?>
<ds:datastoreItem xmlns:ds="http://schemas.openxmlformats.org/officeDocument/2006/customXml" ds:itemID="{20D95733-409B-4262-B275-7D99F482328C}"/>
</file>

<file path=customXml/itemProps3.xml><?xml version="1.0" encoding="utf-8"?>
<ds:datastoreItem xmlns:ds="http://schemas.openxmlformats.org/officeDocument/2006/customXml" ds:itemID="{E3C90098-59A3-448F-8B21-8A059F5AE4DE}">
  <ds:schemaRefs>
    <ds:schemaRef ds:uri="http://schemas.microsoft.com/sharepoint/v3/contenttype/forms"/>
  </ds:schemaRefs>
</ds:datastoreItem>
</file>

<file path=customXml/itemProps4.xml><?xml version="1.0" encoding="utf-8"?>
<ds:datastoreItem xmlns:ds="http://schemas.openxmlformats.org/officeDocument/2006/customXml" ds:itemID="{D273189E-01F8-4E15-BBE9-A62404EB4B2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WorkSafeBC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Joyes, Kieran</dc:creator>
  <cp:keywords/>
  <cp:lastModifiedBy>Sandhu, Harminder</cp:lastModifiedBy>
  <cp:revision>1005</cp:revision>
  <dcterms:created xsi:type="dcterms:W3CDTF">2022-10-12T23:36:00Z</dcterms:created>
  <dcterms:modified xsi:type="dcterms:W3CDTF">2025-02-11T19:18:48Z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0x01010055E0AA9ED87C3E49AEE751A1DF9EE1DD</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